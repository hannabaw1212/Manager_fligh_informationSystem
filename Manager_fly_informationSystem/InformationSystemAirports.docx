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activeX/activeX6.xml" ContentType="application/vnd.ms-office.activeX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4B417" w14:textId="78285C75" w:rsidR="00086DC5" w:rsidRPr="00086DC5" w:rsidRDefault="007B0259" w:rsidP="0026795D">
      <w:pPr>
        <w:pStyle w:val="ae"/>
        <w:jc w:val="center"/>
        <w:rPr>
          <w:lang w:bidi="ar-AE"/>
        </w:rPr>
      </w:pPr>
      <w:r>
        <w:rPr>
          <w:lang w:bidi="ar-AE"/>
        </w:rPr>
        <w:t xml:space="preserve">Information System For Manager </w:t>
      </w:r>
      <w:r w:rsidR="0026795D">
        <w:rPr>
          <w:lang w:bidi="ar-AE"/>
        </w:rPr>
        <w:t>Fly</w:t>
      </w:r>
    </w:p>
    <w:p w14:paraId="757DCF96" w14:textId="77777777" w:rsidR="00086DC5" w:rsidRDefault="00086DC5">
      <w:pPr>
        <w:rPr>
          <w:rFonts w:ascii="Arial" w:hAnsi="Arial" w:cs="Arial"/>
          <w:rtl/>
        </w:rPr>
      </w:pPr>
    </w:p>
    <w:p w14:paraId="7691A9A5" w14:textId="34649D37" w:rsidR="00086DC5" w:rsidRPr="00086DC5" w:rsidRDefault="00086DC5" w:rsidP="00086DC5">
      <w:pPr>
        <w:spacing w:line="360" w:lineRule="auto"/>
        <w:rPr>
          <w:rFonts w:ascii="Arial" w:hAnsi="Arial" w:cs="Arial"/>
          <w:b/>
          <w:bCs/>
          <w:rtl/>
        </w:rPr>
      </w:pPr>
      <w:r w:rsidRPr="00086DC5">
        <w:rPr>
          <w:rFonts w:ascii="Arial" w:hAnsi="Arial" w:cs="Arial" w:hint="cs"/>
          <w:b/>
          <w:bCs/>
          <w:rtl/>
        </w:rPr>
        <w:t>שם המערכת:</w:t>
      </w:r>
      <w:r>
        <w:rPr>
          <w:rFonts w:ascii="Arial" w:hAnsi="Arial" w:cs="Arial" w:hint="cs"/>
          <w:b/>
          <w:bCs/>
          <w:rtl/>
        </w:rPr>
        <w:t xml:space="preserve"> </w:t>
      </w:r>
      <w:r w:rsidRPr="00086DC5">
        <w:rPr>
          <w:rFonts w:ascii="Arial" w:hAnsi="Arial" w:cs="Arial"/>
          <w:rtl/>
        </w:rPr>
        <w:object w:dxaOrig="225" w:dyaOrig="225" w14:anchorId="10F0EA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186.3pt;height:18pt" o:ole="">
            <v:imagedata r:id="rId8" o:title=""/>
          </v:shape>
          <w:control r:id="rId9" w:name="TextBox221" w:shapeid="_x0000_i1052"/>
        </w:object>
      </w:r>
    </w:p>
    <w:p w14:paraId="4D261E65" w14:textId="77777777" w:rsidR="00086DC5" w:rsidRDefault="00086DC5" w:rsidP="00086DC5">
      <w:pPr>
        <w:spacing w:line="360" w:lineRule="auto"/>
        <w:rPr>
          <w:rFonts w:ascii="Arial" w:hAnsi="Arial" w:cs="Arial"/>
          <w:rtl/>
        </w:rPr>
      </w:pPr>
    </w:p>
    <w:p w14:paraId="4A68E17B" w14:textId="29A548E5" w:rsidR="00086DC5" w:rsidRPr="00086DC5" w:rsidRDefault="00086DC5" w:rsidP="00086DC5">
      <w:pPr>
        <w:spacing w:line="360" w:lineRule="auto"/>
        <w:rPr>
          <w:rFonts w:ascii="Arial" w:hAnsi="Arial" w:cs="Arial"/>
          <w:b/>
          <w:bCs/>
          <w:rtl/>
        </w:rPr>
      </w:pPr>
      <w:r w:rsidRPr="00086DC5">
        <w:rPr>
          <w:rFonts w:ascii="Arial" w:hAnsi="Arial" w:cs="Arial" w:hint="cs"/>
          <w:b/>
          <w:bCs/>
          <w:rtl/>
        </w:rPr>
        <w:t>סמסטר:</w:t>
      </w:r>
      <w:r>
        <w:rPr>
          <w:rFonts w:ascii="Arial" w:hAnsi="Arial" w:cs="Arial" w:hint="cs"/>
          <w:b/>
          <w:bCs/>
          <w:rtl/>
        </w:rPr>
        <w:tab/>
      </w:r>
      <w:r w:rsidRPr="00086DC5">
        <w:rPr>
          <w:rFonts w:ascii="Arial" w:hAnsi="Arial" w:cs="Arial"/>
          <w:rtl/>
        </w:rPr>
        <w:object w:dxaOrig="225" w:dyaOrig="225" w14:anchorId="0570D5EC">
          <v:shape id="_x0000_i1053" type="#_x0000_t75" style="width:1in;height:18pt" o:ole="">
            <v:imagedata r:id="rId10" o:title=""/>
          </v:shape>
          <w:control r:id="rId11" w:name="TextBox121" w:shapeid="_x0000_i1053"/>
        </w:object>
      </w:r>
    </w:p>
    <w:p w14:paraId="349F0EE4" w14:textId="77777777" w:rsidR="00086DC5" w:rsidRPr="00086DC5" w:rsidRDefault="00086DC5" w:rsidP="00086DC5">
      <w:pPr>
        <w:spacing w:line="360" w:lineRule="auto"/>
        <w:rPr>
          <w:rFonts w:ascii="Arial" w:hAnsi="Arial" w:cs="Arial"/>
          <w:rtl/>
        </w:rPr>
      </w:pPr>
    </w:p>
    <w:p w14:paraId="550B072F" w14:textId="77777777" w:rsidR="00C71F1D" w:rsidRPr="00086DC5" w:rsidRDefault="00C71F1D" w:rsidP="00086DC5">
      <w:pPr>
        <w:spacing w:line="360" w:lineRule="auto"/>
        <w:rPr>
          <w:rFonts w:ascii="Arial" w:hAnsi="Arial" w:cs="Arial"/>
          <w:b/>
          <w:bCs/>
          <w:rtl/>
        </w:rPr>
      </w:pPr>
      <w:r w:rsidRPr="00086DC5">
        <w:rPr>
          <w:rFonts w:ascii="Arial" w:hAnsi="Arial" w:cs="Arial"/>
          <w:b/>
          <w:bCs/>
          <w:rtl/>
        </w:rPr>
        <w:t>מגישים:</w:t>
      </w:r>
    </w:p>
    <w:p w14:paraId="231F856B" w14:textId="4A329CF6" w:rsidR="00C71F1D" w:rsidRPr="00086DC5" w:rsidRDefault="00C71F1D" w:rsidP="0069114E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שותף 1: ת"ז </w:t>
      </w:r>
      <w:r w:rsidRPr="00086DC5">
        <w:rPr>
          <w:rFonts w:ascii="Arial" w:hAnsi="Arial" w:cs="Arial"/>
          <w:rtl/>
        </w:rPr>
        <w:object w:dxaOrig="225" w:dyaOrig="225" w14:anchorId="54CB7A14">
          <v:shape id="_x0000_i1049" type="#_x0000_t75" style="width:1in;height:18pt" o:ole="">
            <v:imagedata r:id="rId10" o:title=""/>
          </v:shape>
          <w:control r:id="rId12" w:name="TextBox13" w:shapeid="_x0000_i1049"/>
        </w:object>
      </w:r>
      <w:r w:rsidRPr="00086DC5">
        <w:rPr>
          <w:rFonts w:ascii="Arial" w:hAnsi="Arial" w:cs="Arial"/>
          <w:rtl/>
        </w:rPr>
        <w:t xml:space="preserve"> </w:t>
      </w:r>
    </w:p>
    <w:p w14:paraId="0B4E3091" w14:textId="05AC4961" w:rsidR="00C71F1D" w:rsidRPr="00086DC5" w:rsidRDefault="00C71F1D" w:rsidP="0069114E">
      <w:pPr>
        <w:spacing w:line="360" w:lineRule="auto"/>
        <w:rPr>
          <w:rFonts w:ascii="Arial" w:hAnsi="Arial" w:cs="Arial" w:hint="cs"/>
          <w:rtl/>
        </w:rPr>
      </w:pPr>
      <w:r w:rsidRPr="00086DC5">
        <w:rPr>
          <w:rFonts w:ascii="Arial" w:hAnsi="Arial" w:cs="Arial"/>
          <w:rtl/>
        </w:rPr>
        <w:t xml:space="preserve">שותף 2: ת"ז </w:t>
      </w:r>
      <w:r w:rsidRPr="00086DC5">
        <w:rPr>
          <w:rFonts w:ascii="Arial" w:hAnsi="Arial" w:cs="Arial"/>
          <w:rtl/>
        </w:rPr>
        <w:object w:dxaOrig="225" w:dyaOrig="225" w14:anchorId="1D1725B6">
          <v:shape id="_x0000_i1051" type="#_x0000_t75" style="width:1in;height:18pt" o:ole="">
            <v:imagedata r:id="rId10" o:title=""/>
          </v:shape>
          <w:control r:id="rId13" w:name="TextBox111" w:shapeid="_x0000_i1051"/>
        </w:object>
      </w:r>
      <w:r w:rsidRPr="00086DC5">
        <w:rPr>
          <w:rFonts w:ascii="Arial" w:hAnsi="Arial" w:cs="Arial"/>
          <w:rtl/>
        </w:rPr>
        <w:t xml:space="preserve"> </w:t>
      </w:r>
    </w:p>
    <w:p w14:paraId="51A9E438" w14:textId="77777777" w:rsidR="00C71F1D" w:rsidRPr="00086DC5" w:rsidRDefault="00C71F1D" w:rsidP="00086DC5">
      <w:pPr>
        <w:spacing w:line="360" w:lineRule="auto"/>
        <w:rPr>
          <w:rtl/>
        </w:rPr>
      </w:pPr>
    </w:p>
    <w:p w14:paraId="1D576AF0" w14:textId="5337C988" w:rsidR="00C06967" w:rsidRDefault="00086DC5" w:rsidP="0026795D">
      <w:pPr>
        <w:pStyle w:val="1"/>
      </w:pPr>
      <w:r>
        <w:rPr>
          <w:rtl/>
        </w:rPr>
        <w:br w:type="page"/>
      </w:r>
    </w:p>
    <w:p w14:paraId="3DAE422B" w14:textId="77777777" w:rsidR="00C06967" w:rsidRDefault="00C06967" w:rsidP="00086DC5">
      <w:pPr>
        <w:rPr>
          <w:rFonts w:ascii="Arial" w:hAnsi="Arial" w:cs="Arial"/>
          <w:rtl/>
        </w:rPr>
      </w:pPr>
    </w:p>
    <w:p w14:paraId="612D4250" w14:textId="77777777" w:rsidR="00C71F1D" w:rsidRPr="000E271A" w:rsidRDefault="00C71F1D" w:rsidP="000E271A">
      <w:pPr>
        <w:rPr>
          <w:rFonts w:ascii="Arial" w:hAnsi="Arial" w:cs="Arial"/>
          <w:rtl/>
        </w:rPr>
      </w:pPr>
    </w:p>
    <w:p w14:paraId="7108A593" w14:textId="498B7607" w:rsidR="005A24FE" w:rsidRDefault="005A24FE" w:rsidP="00852364">
      <w:pPr>
        <w:pStyle w:val="1"/>
        <w:spacing w:line="360" w:lineRule="auto"/>
        <w:ind w:right="-142"/>
        <w:rPr>
          <w:ins w:id="0" w:author="חנא בוארדי" w:date="2021-12-11T17:48:00Z"/>
          <w:rtl/>
        </w:rPr>
      </w:pPr>
    </w:p>
    <w:p w14:paraId="2055D6F9" w14:textId="25ACCB86" w:rsidR="00823286" w:rsidRDefault="00EE3C33" w:rsidP="00852364">
      <w:pPr>
        <w:pStyle w:val="1"/>
        <w:spacing w:line="360" w:lineRule="auto"/>
        <w:ind w:right="-142"/>
        <w:rPr>
          <w:rtl/>
        </w:rPr>
      </w:pPr>
      <w:r>
        <w:rPr>
          <w:rtl/>
        </w:rPr>
        <w:br w:type="page"/>
      </w:r>
      <w:r w:rsidR="00823286">
        <w:rPr>
          <w:rFonts w:hint="cs"/>
          <w:rtl/>
        </w:rPr>
        <w:lastRenderedPageBreak/>
        <w:t>תרשים נסיבות שימוש (</w:t>
      </w:r>
      <w:r w:rsidR="00823286">
        <w:t>Use Case Diagrams</w:t>
      </w:r>
      <w:r w:rsidR="00823286">
        <w:rPr>
          <w:rFonts w:hint="cs"/>
          <w:rtl/>
        </w:rPr>
        <w:t xml:space="preserve">): </w:t>
      </w:r>
    </w:p>
    <w:p w14:paraId="58109E63" w14:textId="58E152D6" w:rsidR="002500DF" w:rsidRDefault="0011519B" w:rsidP="001F731E">
      <w:pPr>
        <w:pStyle w:val="1"/>
        <w:spacing w:line="360" w:lineRule="auto"/>
        <w:ind w:right="-142"/>
        <w:rPr>
          <w:rtl/>
        </w:rPr>
      </w:pPr>
      <w:ins w:id="1" w:author="חנא בוארדי" w:date="2021-12-09T02:54:00Z">
        <w:r>
          <w:rPr>
            <w:noProof/>
          </w:rPr>
          <w:drawing>
            <wp:inline distT="0" distB="0" distL="0" distR="0" wp14:anchorId="5733BD5F" wp14:editId="498C3410">
              <wp:extent cx="5274310" cy="4162425"/>
              <wp:effectExtent l="0" t="0" r="2540" b="9525"/>
              <wp:docPr id="5" name="Picture 5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Diagram&#10;&#10;Description automatically generated"/>
                      <pic:cNvPicPr>
                        <a:picLocks noChangeAspect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4162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823286">
        <w:rPr>
          <w:rtl/>
        </w:rPr>
        <w:br w:type="page"/>
      </w:r>
      <w:r w:rsidR="002500DF">
        <w:rPr>
          <w:rFonts w:hint="cs"/>
          <w:rtl/>
        </w:rPr>
        <w:lastRenderedPageBreak/>
        <w:t xml:space="preserve">תרשים </w:t>
      </w:r>
      <w:r w:rsidR="001F731E">
        <w:t>Class diagram</w:t>
      </w:r>
      <w:r w:rsidR="002500DF">
        <w:rPr>
          <w:rFonts w:hint="cs"/>
          <w:rtl/>
        </w:rPr>
        <w:t xml:space="preserve"> </w:t>
      </w:r>
      <w:r w:rsidR="001F731E">
        <w:rPr>
          <w:rFonts w:hint="cs"/>
          <w:rtl/>
        </w:rPr>
        <w:t>של</w:t>
      </w:r>
      <w:r w:rsidR="002500DF">
        <w:rPr>
          <w:rFonts w:hint="cs"/>
          <w:rtl/>
        </w:rPr>
        <w:t xml:space="preserve"> מחלקות הנתונים (</w:t>
      </w:r>
      <w:r w:rsidR="002500DF">
        <w:t>Entity object</w:t>
      </w:r>
      <w:r w:rsidR="001F731E">
        <w:t>s</w:t>
      </w:r>
      <w:r w:rsidR="002500DF">
        <w:rPr>
          <w:rFonts w:hint="cs"/>
          <w:rtl/>
        </w:rPr>
        <w:t xml:space="preserve">): </w:t>
      </w:r>
    </w:p>
    <w:p w14:paraId="5EB4F12D" w14:textId="2C24180B" w:rsidR="00C06967" w:rsidRDefault="0011519B" w:rsidP="003E6A3F">
      <w:pPr>
        <w:pStyle w:val="1"/>
        <w:spacing w:line="360" w:lineRule="auto"/>
        <w:rPr>
          <w:rtl/>
        </w:rPr>
      </w:pPr>
      <w:ins w:id="2" w:author="חנא בוארדי" w:date="2021-12-09T02:54:00Z">
        <w:r>
          <w:rPr>
            <w:noProof/>
          </w:rPr>
          <w:drawing>
            <wp:inline distT="0" distB="0" distL="0" distR="0" wp14:anchorId="7FBB36C9" wp14:editId="5E370804">
              <wp:extent cx="5274310" cy="2712085"/>
              <wp:effectExtent l="0" t="0" r="2540" b="0"/>
              <wp:docPr id="6" name="Picture 6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6" descr="Diagram&#10;&#10;Description automatically generated"/>
                      <pic:cNvPicPr>
                        <a:picLocks noChangeAspect="1"/>
                      </pic:cNvPicPr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712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2500DF">
        <w:rPr>
          <w:rtl/>
        </w:rPr>
        <w:br w:type="page"/>
      </w:r>
      <w:r w:rsidR="003E6A3F">
        <w:rPr>
          <w:rFonts w:hint="cs"/>
          <w:rtl/>
        </w:rPr>
        <w:lastRenderedPageBreak/>
        <w:t xml:space="preserve">תרשימי </w:t>
      </w:r>
      <w:r w:rsidR="00C06967">
        <w:t>Class diagram</w:t>
      </w:r>
      <w:r w:rsidR="002801D2">
        <w:rPr>
          <w:rFonts w:hint="cs"/>
          <w:rtl/>
        </w:rPr>
        <w:t>:</w:t>
      </w:r>
    </w:p>
    <w:p w14:paraId="0A396766" w14:textId="4917B988" w:rsidR="00097971" w:rsidRDefault="00097971" w:rsidP="003E6A3F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>יש לדאוג לקריאות</w:t>
      </w:r>
      <w:r>
        <w:rPr>
          <w:rFonts w:ascii="Arial" w:hAnsi="Arial" w:cs="Arial" w:hint="cs"/>
          <w:rtl/>
        </w:rPr>
        <w:t xml:space="preserve"> </w:t>
      </w:r>
      <w:r w:rsidR="003E6A3F">
        <w:rPr>
          <w:rFonts w:ascii="Arial" w:hAnsi="Arial" w:cs="Arial" w:hint="cs"/>
          <w:rtl/>
        </w:rPr>
        <w:t>צילומי המסכים</w:t>
      </w:r>
      <w:r w:rsidR="003E6A3F" w:rsidRPr="00086DC5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והתרשי</w:t>
      </w:r>
      <w:r w:rsidR="003E6A3F">
        <w:rPr>
          <w:rFonts w:ascii="Arial" w:hAnsi="Arial" w:cs="Arial" w:hint="cs"/>
          <w:rtl/>
        </w:rPr>
        <w:t>מי</w:t>
      </w:r>
      <w:r>
        <w:rPr>
          <w:rFonts w:ascii="Arial" w:hAnsi="Arial" w:cs="Arial" w:hint="cs"/>
          <w:rtl/>
        </w:rPr>
        <w:t>ם.</w:t>
      </w:r>
      <w:r w:rsidR="003E6A3F">
        <w:rPr>
          <w:rFonts w:ascii="Arial" w:hAnsi="Arial" w:cs="Arial" w:hint="cs"/>
          <w:rtl/>
        </w:rPr>
        <w:t xml:space="preserve"> יש להציג לכל תרשים את צילומי המסך הרלוונטיים לו (ניתן לשכפל את הכותרות במידת הצורך).</w:t>
      </w:r>
    </w:p>
    <w:p w14:paraId="4230D80C" w14:textId="0F11B1DB" w:rsidR="002801D2" w:rsidRPr="002801D2" w:rsidRDefault="002801D2" w:rsidP="002801D2">
      <w:pPr>
        <w:pStyle w:val="2"/>
        <w:spacing w:before="360" w:after="8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color w:val="000000"/>
          <w:sz w:val="28"/>
          <w:szCs w:val="28"/>
          <w:rtl/>
        </w:rPr>
        <w:t xml:space="preserve">צילום </w:t>
      </w:r>
      <w:r w:rsidRPr="002801D2">
        <w:rPr>
          <w:rFonts w:ascii="Arial" w:hAnsi="Arial" w:cs="Arial"/>
          <w:b/>
          <w:bCs/>
          <w:color w:val="000000"/>
          <w:sz w:val="28"/>
          <w:szCs w:val="28"/>
          <w:rtl/>
        </w:rPr>
        <w:t>מסך:</w:t>
      </w:r>
    </w:p>
    <w:p w14:paraId="54A35AEA" w14:textId="7A8BE2A6" w:rsidR="002801D2" w:rsidRPr="002801D2" w:rsidRDefault="0033066F" w:rsidP="002801D2">
      <w:pPr>
        <w:rPr>
          <w:rtl/>
        </w:rPr>
      </w:pPr>
      <w:ins w:id="3" w:author="חנא בוארדי" w:date="2021-12-08T16:57:00Z">
        <w:r>
          <w:rPr>
            <w:rFonts w:hint="cs"/>
            <w:rtl/>
          </w:rPr>
          <w:t>עבור הוספת טיסה</w:t>
        </w:r>
      </w:ins>
    </w:p>
    <w:p w14:paraId="299A72D3" w14:textId="77777777" w:rsidR="002801D2" w:rsidRPr="002801D2" w:rsidRDefault="002801D2" w:rsidP="002801D2">
      <w:pPr>
        <w:rPr>
          <w:rtl/>
        </w:rPr>
      </w:pPr>
    </w:p>
    <w:p w14:paraId="5199180D" w14:textId="77777777" w:rsidR="002801D2" w:rsidRPr="002801D2" w:rsidRDefault="002801D2" w:rsidP="002801D2">
      <w:pPr>
        <w:rPr>
          <w:rtl/>
        </w:rPr>
      </w:pPr>
    </w:p>
    <w:p w14:paraId="208B6770" w14:textId="77777777" w:rsidR="002801D2" w:rsidRPr="002801D2" w:rsidRDefault="002801D2" w:rsidP="002801D2">
      <w:pPr>
        <w:rPr>
          <w:rtl/>
        </w:rPr>
      </w:pPr>
    </w:p>
    <w:p w14:paraId="27A17D11" w14:textId="77777777" w:rsidR="002801D2" w:rsidRPr="002801D2" w:rsidRDefault="002801D2" w:rsidP="002801D2">
      <w:pPr>
        <w:rPr>
          <w:rtl/>
        </w:rPr>
      </w:pPr>
    </w:p>
    <w:p w14:paraId="52A9E074" w14:textId="05793894" w:rsidR="002801D2" w:rsidRPr="002801D2" w:rsidRDefault="00BF2C5D" w:rsidP="002801D2">
      <w:ins w:id="4" w:author="חנא בוארדי" w:date="2021-12-09T02:48:00Z">
        <w:r w:rsidRPr="00BF2C5D">
          <w:rPr>
            <w:noProof/>
            <w:rtl/>
          </w:rPr>
          <w:drawing>
            <wp:inline distT="0" distB="0" distL="0" distR="0" wp14:anchorId="167C2C6E" wp14:editId="2017204B">
              <wp:extent cx="5274310" cy="4198620"/>
              <wp:effectExtent l="0" t="0" r="2540" b="0"/>
              <wp:docPr id="1" name="Picture 1" descr="Graphical user interfac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Graphical user interface&#10;&#10;Description automatically generated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4198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3DC307" w14:textId="77777777" w:rsidR="002801D2" w:rsidRPr="002801D2" w:rsidRDefault="002801D2" w:rsidP="002801D2">
      <w:pPr>
        <w:rPr>
          <w:rtl/>
        </w:rPr>
      </w:pPr>
    </w:p>
    <w:p w14:paraId="0264D765" w14:textId="6F11472B" w:rsidR="002801D2" w:rsidRDefault="002801D2" w:rsidP="002801D2">
      <w:pPr>
        <w:rPr>
          <w:rtl/>
        </w:rPr>
      </w:pPr>
    </w:p>
    <w:p w14:paraId="04E42C31" w14:textId="56292099" w:rsidR="002801D2" w:rsidRDefault="002801D2" w:rsidP="002801D2">
      <w:pPr>
        <w:rPr>
          <w:rtl/>
        </w:rPr>
      </w:pPr>
    </w:p>
    <w:p w14:paraId="02D46840" w14:textId="29B00A7C" w:rsidR="002801D2" w:rsidRDefault="002801D2" w:rsidP="002801D2">
      <w:pPr>
        <w:rPr>
          <w:rtl/>
        </w:rPr>
      </w:pPr>
    </w:p>
    <w:p w14:paraId="618F0978" w14:textId="476B29F1" w:rsidR="002801D2" w:rsidRDefault="002801D2" w:rsidP="002801D2">
      <w:pPr>
        <w:rPr>
          <w:rtl/>
        </w:rPr>
      </w:pPr>
    </w:p>
    <w:p w14:paraId="7534EB39" w14:textId="0A30E066" w:rsidR="002801D2" w:rsidRDefault="002801D2" w:rsidP="002801D2">
      <w:pPr>
        <w:rPr>
          <w:rtl/>
        </w:rPr>
      </w:pPr>
    </w:p>
    <w:p w14:paraId="101D51BE" w14:textId="4FD5B1B3" w:rsidR="002801D2" w:rsidRDefault="002801D2" w:rsidP="002801D2">
      <w:pPr>
        <w:rPr>
          <w:rtl/>
        </w:rPr>
      </w:pPr>
    </w:p>
    <w:p w14:paraId="540F0B66" w14:textId="60352D0E" w:rsidR="002801D2" w:rsidRDefault="002801D2" w:rsidP="002801D2">
      <w:pPr>
        <w:rPr>
          <w:rtl/>
        </w:rPr>
      </w:pPr>
    </w:p>
    <w:p w14:paraId="730E6C97" w14:textId="77777777" w:rsidR="002801D2" w:rsidRPr="002801D2" w:rsidRDefault="002801D2" w:rsidP="002801D2"/>
    <w:p w14:paraId="4DFBA3C2" w14:textId="6F01B296" w:rsidR="002801D2" w:rsidRPr="002801D2" w:rsidRDefault="002801D2" w:rsidP="002801D2">
      <w:pPr>
        <w:pStyle w:val="2"/>
        <w:spacing w:before="360" w:after="80"/>
        <w:rPr>
          <w:rFonts w:ascii="Arial" w:hAnsi="Arial" w:cs="Arial"/>
          <w:b/>
          <w:bCs/>
          <w:color w:val="000000"/>
          <w:sz w:val="28"/>
          <w:szCs w:val="28"/>
        </w:rPr>
      </w:pPr>
      <w:r w:rsidRPr="002801D2">
        <w:rPr>
          <w:rFonts w:ascii="Arial" w:hAnsi="Arial" w:cs="Arial"/>
          <w:b/>
          <w:bCs/>
          <w:color w:val="000000"/>
          <w:sz w:val="28"/>
          <w:szCs w:val="28"/>
          <w:rtl/>
        </w:rPr>
        <w:lastRenderedPageBreak/>
        <w:t>תרשי</w:t>
      </w:r>
      <w:r>
        <w:rPr>
          <w:rFonts w:ascii="Arial" w:hAnsi="Arial" w:cs="Arial" w:hint="cs"/>
          <w:b/>
          <w:bCs/>
          <w:color w:val="000000"/>
          <w:sz w:val="28"/>
          <w:szCs w:val="28"/>
          <w:rtl/>
        </w:rPr>
        <w:t>ם</w:t>
      </w:r>
      <w:r w:rsidRPr="002801D2">
        <w:rPr>
          <w:rFonts w:ascii="Arial" w:hAnsi="Arial" w:cs="Arial"/>
          <w:b/>
          <w:bCs/>
          <w:color w:val="000000"/>
          <w:sz w:val="28"/>
          <w:szCs w:val="28"/>
          <w:rtl/>
        </w:rPr>
        <w:t>:</w:t>
      </w:r>
      <w:ins w:id="5" w:author="חנא בוארדי" w:date="2021-12-08T16:57:00Z">
        <w:r w:rsidR="0033066F">
          <w:rPr>
            <w:rFonts w:ascii="Arial" w:hAnsi="Arial" w:cs="Arial" w:hint="cs"/>
            <w:b/>
            <w:bCs/>
            <w:color w:val="000000"/>
            <w:sz w:val="28"/>
            <w:szCs w:val="28"/>
            <w:rtl/>
          </w:rPr>
          <w:t xml:space="preserve"> הוספת טיסה</w:t>
        </w:r>
      </w:ins>
    </w:p>
    <w:p w14:paraId="0D441184" w14:textId="2F84E40B" w:rsidR="0033066F" w:rsidRPr="0033066F" w:rsidRDefault="005A6518" w:rsidP="0033066F">
      <w:pPr>
        <w:pStyle w:val="1"/>
        <w:spacing w:line="360" w:lineRule="auto"/>
        <w:rPr>
          <w:b w:val="0"/>
          <w:bCs w:val="0"/>
          <w:kern w:val="0"/>
          <w:sz w:val="24"/>
          <w:szCs w:val="24"/>
          <w:rtl/>
          <w:rPrChange w:id="6" w:author="חנא בוארדי" w:date="2021-12-08T16:56:00Z">
            <w:rPr>
              <w:rtl/>
            </w:rPr>
          </w:rPrChange>
        </w:rPr>
      </w:pPr>
      <w:ins w:id="7" w:author="חנא בוארדי" w:date="2021-12-10T22:28:00Z">
        <w:r w:rsidRPr="005A6518">
          <w:rPr>
            <w:b w:val="0"/>
            <w:bCs w:val="0"/>
            <w:noProof/>
            <w:kern w:val="0"/>
            <w:sz w:val="24"/>
            <w:szCs w:val="24"/>
            <w:rtl/>
          </w:rPr>
          <w:drawing>
            <wp:inline distT="0" distB="0" distL="0" distR="0" wp14:anchorId="182D44B4" wp14:editId="54E6EA05">
              <wp:extent cx="5274310" cy="3293110"/>
              <wp:effectExtent l="0" t="0" r="2540" b="2540"/>
              <wp:docPr id="15" name="Picture 15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Picture 15" descr="Diagram&#10;&#10;Description automatically generated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293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D6FB13D" w14:textId="77777777" w:rsidR="00D20790" w:rsidRDefault="00D20790" w:rsidP="002801D2">
      <w:pPr>
        <w:pStyle w:val="1"/>
        <w:spacing w:line="360" w:lineRule="auto"/>
        <w:rPr>
          <w:ins w:id="8" w:author="חנא בוארדי" w:date="2021-12-08T16:58:00Z"/>
          <w:b w:val="0"/>
          <w:bCs w:val="0"/>
          <w:kern w:val="0"/>
          <w:sz w:val="24"/>
          <w:szCs w:val="24"/>
          <w:rtl/>
        </w:rPr>
      </w:pPr>
    </w:p>
    <w:p w14:paraId="474550F0" w14:textId="77777777" w:rsidR="00D20790" w:rsidRDefault="00D20790" w:rsidP="002801D2">
      <w:pPr>
        <w:pStyle w:val="1"/>
        <w:spacing w:line="360" w:lineRule="auto"/>
        <w:rPr>
          <w:ins w:id="9" w:author="חנא בוארדי" w:date="2021-12-08T16:58:00Z"/>
          <w:b w:val="0"/>
          <w:bCs w:val="0"/>
          <w:kern w:val="0"/>
          <w:sz w:val="24"/>
          <w:szCs w:val="24"/>
          <w:rtl/>
        </w:rPr>
      </w:pPr>
    </w:p>
    <w:p w14:paraId="77FD812C" w14:textId="77777777" w:rsidR="00D20790" w:rsidRDefault="00D20790" w:rsidP="00D20790">
      <w:pPr>
        <w:pStyle w:val="1"/>
        <w:spacing w:line="360" w:lineRule="auto"/>
        <w:rPr>
          <w:ins w:id="10" w:author="חנא בוארדי" w:date="2021-12-08T16:58:00Z"/>
          <w:rtl/>
        </w:rPr>
      </w:pPr>
      <w:ins w:id="11" w:author="חנא בוארדי" w:date="2021-12-08T16:58:00Z">
        <w:r>
          <w:rPr>
            <w:rFonts w:hint="cs"/>
            <w:rtl/>
          </w:rPr>
          <w:t xml:space="preserve">תרשימי </w:t>
        </w:r>
        <w:r>
          <w:t>Class diagram</w:t>
        </w:r>
        <w:r>
          <w:rPr>
            <w:rFonts w:hint="cs"/>
            <w:rtl/>
          </w:rPr>
          <w:t>:</w:t>
        </w:r>
      </w:ins>
    </w:p>
    <w:p w14:paraId="53517915" w14:textId="77777777" w:rsidR="00D20790" w:rsidRDefault="00D20790" w:rsidP="00D20790">
      <w:pPr>
        <w:spacing w:line="360" w:lineRule="auto"/>
        <w:rPr>
          <w:ins w:id="12" w:author="חנא בוארדי" w:date="2021-12-08T16:58:00Z"/>
          <w:rFonts w:ascii="Arial" w:hAnsi="Arial" w:cs="Arial"/>
          <w:rtl/>
        </w:rPr>
      </w:pPr>
      <w:ins w:id="13" w:author="חנא בוארדי" w:date="2021-12-08T16:58:00Z">
        <w:r w:rsidRPr="00086DC5">
          <w:rPr>
            <w:rFonts w:ascii="Arial" w:hAnsi="Arial" w:cs="Arial"/>
            <w:rtl/>
          </w:rPr>
          <w:t>יש לדאוג לקריאות</w:t>
        </w:r>
        <w:r>
          <w:rPr>
            <w:rFonts w:ascii="Arial" w:hAnsi="Arial" w:cs="Arial" w:hint="cs"/>
            <w:rtl/>
          </w:rPr>
          <w:t xml:space="preserve"> צילומי המסכים</w:t>
        </w:r>
        <w:r w:rsidRPr="00086DC5">
          <w:rPr>
            <w:rFonts w:ascii="Arial" w:hAnsi="Arial" w:cs="Arial"/>
            <w:rtl/>
          </w:rPr>
          <w:t xml:space="preserve"> </w:t>
        </w:r>
        <w:r>
          <w:rPr>
            <w:rFonts w:ascii="Arial" w:hAnsi="Arial" w:cs="Arial" w:hint="cs"/>
            <w:rtl/>
          </w:rPr>
          <w:t>והתרשימים. יש להציג לכל תרשים את צילומי המסך הרלוונטיים לו (ניתן לשכפל את הכותרות במידת הצורך).</w:t>
        </w:r>
      </w:ins>
    </w:p>
    <w:p w14:paraId="51D1B3C9" w14:textId="77777777" w:rsidR="00D20790" w:rsidRDefault="00D20790" w:rsidP="00D20790">
      <w:pPr>
        <w:pStyle w:val="1"/>
        <w:spacing w:line="360" w:lineRule="auto"/>
        <w:rPr>
          <w:ins w:id="14" w:author="חנא בוארדי" w:date="2021-12-08T16:59:00Z"/>
          <w:b w:val="0"/>
          <w:bCs w:val="0"/>
          <w:kern w:val="0"/>
          <w:sz w:val="24"/>
          <w:szCs w:val="24"/>
          <w:rtl/>
        </w:rPr>
      </w:pPr>
      <w:ins w:id="15" w:author="חנא בוארדי" w:date="2021-12-08T16:58:00Z">
        <w:r>
          <w:rPr>
            <w:rFonts w:hint="cs"/>
            <w:color w:val="000000"/>
            <w:sz w:val="28"/>
            <w:szCs w:val="28"/>
            <w:rtl/>
          </w:rPr>
          <w:lastRenderedPageBreak/>
          <w:t xml:space="preserve">צילום </w:t>
        </w:r>
        <w:r w:rsidRPr="002801D2">
          <w:rPr>
            <w:color w:val="000000"/>
            <w:sz w:val="28"/>
            <w:szCs w:val="28"/>
            <w:rtl/>
          </w:rPr>
          <w:t>מסך</w:t>
        </w:r>
        <w:r w:rsidRPr="00823286">
          <w:rPr>
            <w:b w:val="0"/>
            <w:bCs w:val="0"/>
            <w:kern w:val="0"/>
            <w:sz w:val="24"/>
            <w:szCs w:val="24"/>
            <w:rtl/>
          </w:rPr>
          <w:t xml:space="preserve"> </w:t>
        </w:r>
      </w:ins>
      <w:ins w:id="16" w:author="חנא בוארדי" w:date="2021-12-08T16:59:00Z">
        <w:r>
          <w:rPr>
            <w:rFonts w:hint="cs"/>
            <w:b w:val="0"/>
            <w:bCs w:val="0"/>
            <w:kern w:val="0"/>
            <w:sz w:val="24"/>
            <w:szCs w:val="24"/>
            <w:rtl/>
          </w:rPr>
          <w:t>הפקת דוח</w:t>
        </w:r>
      </w:ins>
    </w:p>
    <w:p w14:paraId="0FF3935E" w14:textId="68FC8DD3" w:rsidR="00BF2C5D" w:rsidRDefault="007A15D2" w:rsidP="00D20790">
      <w:pPr>
        <w:pStyle w:val="1"/>
        <w:spacing w:line="360" w:lineRule="auto"/>
        <w:rPr>
          <w:ins w:id="17" w:author="חנא בוארדי" w:date="2021-12-10T16:10:00Z"/>
          <w:b w:val="0"/>
          <w:bCs w:val="0"/>
          <w:kern w:val="0"/>
          <w:sz w:val="24"/>
          <w:szCs w:val="24"/>
          <w:rtl/>
        </w:rPr>
      </w:pPr>
      <w:ins w:id="18" w:author="חנא בוארדי" w:date="2021-12-10T16:10:00Z">
        <w:r w:rsidRPr="007A15D2">
          <w:rPr>
            <w:b w:val="0"/>
            <w:bCs w:val="0"/>
            <w:noProof/>
            <w:kern w:val="0"/>
            <w:sz w:val="24"/>
            <w:szCs w:val="24"/>
            <w:rtl/>
          </w:rPr>
          <w:drawing>
            <wp:inline distT="0" distB="0" distL="0" distR="0" wp14:anchorId="7734CE9E" wp14:editId="31022683">
              <wp:extent cx="5274310" cy="3789680"/>
              <wp:effectExtent l="0" t="0" r="2540" b="1270"/>
              <wp:docPr id="10" name="Picture 10" descr="Graphical user interface, websit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10" descr="Graphical user interface, website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7896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9" w:author="חנא בוארדי" w:date="2021-12-09T02:50:00Z">
        <w:r w:rsidR="00BF2C5D" w:rsidRPr="00BF2C5D">
          <w:rPr>
            <w:b w:val="0"/>
            <w:bCs w:val="0"/>
            <w:kern w:val="0"/>
            <w:sz w:val="24"/>
            <w:szCs w:val="24"/>
            <w:rtl/>
          </w:rPr>
          <w:t xml:space="preserve"> </w:t>
        </w:r>
      </w:ins>
    </w:p>
    <w:p w14:paraId="3BD9D8AE" w14:textId="36D68837" w:rsidR="007A15D2" w:rsidRPr="007A15D2" w:rsidRDefault="007A15D2">
      <w:pPr>
        <w:rPr>
          <w:ins w:id="20" w:author="חנא בוארדי" w:date="2021-12-09T02:50:00Z"/>
          <w:rtl/>
        </w:rPr>
        <w:pPrChange w:id="21" w:author="חנא בוארדי" w:date="2021-12-10T16:10:00Z">
          <w:pPr>
            <w:pStyle w:val="1"/>
            <w:spacing w:line="360" w:lineRule="auto"/>
          </w:pPr>
        </w:pPrChange>
      </w:pPr>
      <w:ins w:id="22" w:author="חנא בוארדי" w:date="2021-12-10T16:10:00Z">
        <w:r w:rsidRPr="007A15D2">
          <w:rPr>
            <w:noProof/>
            <w:rtl/>
          </w:rPr>
          <w:drawing>
            <wp:inline distT="0" distB="0" distL="0" distR="0" wp14:anchorId="5F3488E2" wp14:editId="2EE9B29C">
              <wp:extent cx="5274310" cy="3601720"/>
              <wp:effectExtent l="0" t="0" r="2540" b="0"/>
              <wp:docPr id="11" name="Picture 11" descr="Graphical user interfac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Picture 11" descr="Graphical user interface&#10;&#10;Description automatically generated with medium confidence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601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A0F005" w14:textId="77777777" w:rsidR="00BF2C5D" w:rsidRDefault="00BF2C5D" w:rsidP="00D20790">
      <w:pPr>
        <w:pStyle w:val="1"/>
        <w:spacing w:line="360" w:lineRule="auto"/>
        <w:rPr>
          <w:ins w:id="23" w:author="חנא בוארדי" w:date="2021-12-09T02:50:00Z"/>
          <w:b w:val="0"/>
          <w:bCs w:val="0"/>
          <w:kern w:val="0"/>
          <w:sz w:val="24"/>
          <w:szCs w:val="24"/>
        </w:rPr>
      </w:pPr>
    </w:p>
    <w:p w14:paraId="02176FF6" w14:textId="605CCE58" w:rsidR="00BF2C5D" w:rsidRPr="002801D2" w:rsidRDefault="00BF2C5D" w:rsidP="00BF2C5D">
      <w:pPr>
        <w:pStyle w:val="2"/>
        <w:spacing w:before="360" w:after="80"/>
        <w:rPr>
          <w:ins w:id="24" w:author="חנא בוארדי" w:date="2021-12-09T02:50:00Z"/>
          <w:rFonts w:ascii="Arial" w:hAnsi="Arial" w:cs="Arial"/>
          <w:b/>
          <w:bCs/>
          <w:color w:val="000000"/>
          <w:sz w:val="28"/>
          <w:szCs w:val="28"/>
        </w:rPr>
      </w:pPr>
      <w:ins w:id="25" w:author="חנא בוארדי" w:date="2021-12-09T02:50:00Z">
        <w:r w:rsidRPr="002801D2">
          <w:rPr>
            <w:rFonts w:ascii="Arial" w:hAnsi="Arial" w:cs="Arial"/>
            <w:b/>
            <w:bCs/>
            <w:color w:val="000000"/>
            <w:sz w:val="28"/>
            <w:szCs w:val="28"/>
            <w:rtl/>
          </w:rPr>
          <w:t>תרשי</w:t>
        </w:r>
        <w:r>
          <w:rPr>
            <w:rFonts w:ascii="Arial" w:hAnsi="Arial" w:cs="Arial" w:hint="cs"/>
            <w:b/>
            <w:bCs/>
            <w:color w:val="000000"/>
            <w:sz w:val="28"/>
            <w:szCs w:val="28"/>
            <w:rtl/>
          </w:rPr>
          <w:t>ם</w:t>
        </w:r>
        <w:r w:rsidRPr="002801D2">
          <w:rPr>
            <w:rFonts w:ascii="Arial" w:hAnsi="Arial" w:cs="Arial"/>
            <w:b/>
            <w:bCs/>
            <w:color w:val="000000"/>
            <w:sz w:val="28"/>
            <w:szCs w:val="28"/>
            <w:rtl/>
          </w:rPr>
          <w:t>:</w:t>
        </w:r>
        <w:r>
          <w:rPr>
            <w:rFonts w:ascii="Arial" w:hAnsi="Arial" w:cs="Arial" w:hint="cs"/>
            <w:b/>
            <w:bCs/>
            <w:color w:val="000000"/>
            <w:sz w:val="28"/>
            <w:szCs w:val="28"/>
            <w:rtl/>
          </w:rPr>
          <w:t xml:space="preserve"> הפקת דוח</w:t>
        </w:r>
      </w:ins>
    </w:p>
    <w:p w14:paraId="13496BE7" w14:textId="14AF3CF3" w:rsidR="002801D2" w:rsidRDefault="002374F6" w:rsidP="00D20790">
      <w:pPr>
        <w:pStyle w:val="1"/>
        <w:spacing w:line="360" w:lineRule="auto"/>
      </w:pPr>
      <w:ins w:id="26" w:author="חנא בוארדי" w:date="2021-12-11T17:54:00Z">
        <w:r w:rsidRPr="002374F6">
          <w:rPr>
            <w:b w:val="0"/>
            <w:bCs w:val="0"/>
            <w:noProof/>
            <w:kern w:val="0"/>
            <w:sz w:val="24"/>
            <w:szCs w:val="24"/>
            <w:rtl/>
          </w:rPr>
          <w:drawing>
            <wp:inline distT="0" distB="0" distL="0" distR="0" wp14:anchorId="21C1F957" wp14:editId="47FFC904">
              <wp:extent cx="5274310" cy="2565400"/>
              <wp:effectExtent l="0" t="0" r="2540" b="6350"/>
              <wp:docPr id="4" name="Picture 4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 descr="Diagram&#10;&#10;Description automatically generated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565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C06967" w:rsidRPr="00823286">
        <w:rPr>
          <w:b w:val="0"/>
          <w:bCs w:val="0"/>
          <w:kern w:val="0"/>
          <w:sz w:val="24"/>
          <w:szCs w:val="24"/>
          <w:rtl/>
        </w:rPr>
        <w:br w:type="page"/>
      </w:r>
    </w:p>
    <w:p w14:paraId="5E952A48" w14:textId="2F6A10B2" w:rsidR="00B1556A" w:rsidRDefault="00B1556A" w:rsidP="002801D2">
      <w:pPr>
        <w:pStyle w:val="1"/>
        <w:spacing w:line="360" w:lineRule="auto"/>
        <w:rPr>
          <w:rtl/>
        </w:rPr>
      </w:pPr>
      <w:r>
        <w:lastRenderedPageBreak/>
        <w:t>Sequence Diagram</w:t>
      </w:r>
      <w:r>
        <w:rPr>
          <w:rFonts w:hint="cs"/>
          <w:rtl/>
        </w:rPr>
        <w:t xml:space="preserve"> של התרחיש </w:t>
      </w:r>
      <w:r w:rsidRPr="009C3554">
        <w:rPr>
          <w:sz w:val="16"/>
          <w:szCs w:val="16"/>
          <w:rtl/>
        </w:rPr>
        <w:object w:dxaOrig="225" w:dyaOrig="225" w14:anchorId="1C0E85CB">
          <v:shape id="_x0000_i1045" type="#_x0000_t75" style="width:163.8pt;height:18pt" o:ole="">
            <v:imagedata r:id="rId21" o:title=""/>
          </v:shape>
          <w:control r:id="rId22" w:name="TextBox3" w:shapeid="_x0000_i1045"/>
        </w:object>
      </w:r>
      <w:r>
        <w:rPr>
          <w:rFonts w:hint="cs"/>
          <w:rtl/>
        </w:rPr>
        <w:t>:</w:t>
      </w:r>
    </w:p>
    <w:p w14:paraId="1B83EB51" w14:textId="77777777" w:rsidR="00B1556A" w:rsidRDefault="00B1556A" w:rsidP="00B1556A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יש לדאוג לקריאות </w:t>
      </w:r>
      <w:commentRangeStart w:id="27"/>
      <w:r>
        <w:rPr>
          <w:rFonts w:ascii="Arial" w:hAnsi="Arial" w:cs="Arial" w:hint="cs"/>
          <w:rtl/>
        </w:rPr>
        <w:t>התרשים</w:t>
      </w:r>
      <w:commentRangeEnd w:id="27"/>
      <w:r w:rsidR="00E5375E">
        <w:rPr>
          <w:rStyle w:val="a8"/>
          <w:rtl/>
        </w:rPr>
        <w:commentReference w:id="27"/>
      </w:r>
      <w:r>
        <w:rPr>
          <w:rFonts w:ascii="Arial" w:hAnsi="Arial" w:cs="Arial" w:hint="cs"/>
          <w:rtl/>
        </w:rPr>
        <w:t>.</w:t>
      </w:r>
    </w:p>
    <w:p w14:paraId="2EE75021" w14:textId="77777777" w:rsidR="008F44DB" w:rsidRPr="00ED004A" w:rsidRDefault="008F44DB" w:rsidP="00B1556A">
      <w:pPr>
        <w:spacing w:line="360" w:lineRule="auto"/>
        <w:rPr>
          <w:rFonts w:ascii="Arial" w:hAnsi="Arial" w:cs="Arial"/>
          <w:rtl/>
        </w:rPr>
      </w:pPr>
    </w:p>
    <w:p w14:paraId="7AF9C353" w14:textId="77777777" w:rsidR="00C71F1D" w:rsidRDefault="00C71F1D" w:rsidP="00C71F1D">
      <w:pPr>
        <w:rPr>
          <w:rFonts w:ascii="Arial" w:hAnsi="Arial" w:cs="Arial"/>
          <w:rtl/>
        </w:rPr>
      </w:pPr>
    </w:p>
    <w:p w14:paraId="5AC72FFA" w14:textId="30EA8AFE" w:rsidR="00B1556A" w:rsidRDefault="00514E6B" w:rsidP="00B1556A">
      <w:pPr>
        <w:pStyle w:val="1"/>
        <w:spacing w:line="360" w:lineRule="auto"/>
        <w:rPr>
          <w:rtl/>
        </w:rPr>
      </w:pPr>
      <w:ins w:id="28" w:author="חנא בוארדי" w:date="2021-12-10T20:56:00Z">
        <w:r w:rsidRPr="00514E6B">
          <w:rPr>
            <w:noProof/>
            <w:rtl/>
          </w:rPr>
          <w:drawing>
            <wp:inline distT="0" distB="0" distL="0" distR="0" wp14:anchorId="70EBD237" wp14:editId="71CF90A4">
              <wp:extent cx="6687185" cy="5671449"/>
              <wp:effectExtent l="0" t="6350" r="0" b="0"/>
              <wp:docPr id="13" name="Picture 13" descr="Diagram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 13" descr="Diagram&#10;&#10;Description automatically generated with medium confidence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 rot="16200000">
                        <a:off x="0" y="0"/>
                        <a:ext cx="6708936" cy="56898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B1556A">
        <w:rPr>
          <w:rtl/>
        </w:rPr>
        <w:br w:type="page"/>
      </w:r>
      <w:r w:rsidR="00B1556A">
        <w:lastRenderedPageBreak/>
        <w:t>Statechart Diagram</w:t>
      </w:r>
      <w:r w:rsidR="00B1556A">
        <w:rPr>
          <w:rFonts w:hint="cs"/>
          <w:rtl/>
        </w:rPr>
        <w:t xml:space="preserve"> של המחלקות </w:t>
      </w:r>
      <w:r w:rsidR="00B1556A">
        <w:rPr>
          <w:rtl/>
        </w:rPr>
        <w:object w:dxaOrig="225" w:dyaOrig="225" w14:anchorId="742F8BF1">
          <v:shape id="_x0000_i1047" type="#_x0000_t75" style="width:163.8pt;height:18pt" o:ole="">
            <v:imagedata r:id="rId28" o:title=""/>
          </v:shape>
          <w:control r:id="rId29" w:name="TextBox31" w:shapeid="_x0000_i1047"/>
        </w:object>
      </w:r>
      <w:r w:rsidR="00B1556A">
        <w:rPr>
          <w:rFonts w:hint="cs"/>
          <w:rtl/>
        </w:rPr>
        <w:t>:</w:t>
      </w:r>
    </w:p>
    <w:p w14:paraId="26886828" w14:textId="77777777" w:rsidR="00B1556A" w:rsidRDefault="00B1556A" w:rsidP="00B1556A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יש לדאוג לקריאות </w:t>
      </w:r>
      <w:r>
        <w:rPr>
          <w:rFonts w:ascii="Arial" w:hAnsi="Arial" w:cs="Arial" w:hint="cs"/>
          <w:rtl/>
        </w:rPr>
        <w:t>התרשים.</w:t>
      </w:r>
    </w:p>
    <w:p w14:paraId="5A10944E" w14:textId="77777777" w:rsidR="006C192B" w:rsidRDefault="006C192B" w:rsidP="00B1556A">
      <w:pPr>
        <w:spacing w:line="360" w:lineRule="auto"/>
        <w:rPr>
          <w:rFonts w:ascii="Arial" w:hAnsi="Arial" w:cs="Arial"/>
          <w:rtl/>
        </w:rPr>
      </w:pPr>
    </w:p>
    <w:p w14:paraId="49166301" w14:textId="7854253C" w:rsidR="006C192B" w:rsidRDefault="009C3554" w:rsidP="00B1556A">
      <w:pPr>
        <w:spacing w:line="360" w:lineRule="auto"/>
        <w:rPr>
          <w:rFonts w:ascii="Arial" w:hAnsi="Arial" w:cs="Arial"/>
        </w:rPr>
      </w:pPr>
      <w:ins w:id="29" w:author="חנא בוארדי" w:date="2021-12-11T16:40:00Z">
        <w:r w:rsidRPr="009C3554">
          <w:rPr>
            <w:rFonts w:ascii="Arial" w:hAnsi="Arial" w:cs="Arial"/>
            <w:noProof/>
            <w:rtl/>
          </w:rPr>
          <w:drawing>
            <wp:inline distT="0" distB="0" distL="0" distR="0" wp14:anchorId="4F25731F" wp14:editId="20B3D366">
              <wp:extent cx="5274310" cy="2383790"/>
              <wp:effectExtent l="0" t="0" r="2540" b="0"/>
              <wp:docPr id="2" name="Picture 2" descr="Graphical user interface, 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 descr="Graphical user interface, diagram&#10;&#10;Description automatically generated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383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AE10210" w14:textId="77777777" w:rsidR="006C192B" w:rsidRDefault="006C192B" w:rsidP="00B1556A">
      <w:pPr>
        <w:spacing w:line="360" w:lineRule="auto"/>
        <w:rPr>
          <w:rFonts w:ascii="Arial" w:hAnsi="Arial" w:cs="Arial"/>
          <w:rtl/>
        </w:rPr>
      </w:pPr>
    </w:p>
    <w:p w14:paraId="251924D0" w14:textId="77777777" w:rsidR="006C192B" w:rsidRDefault="006C192B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Fonts w:ascii="Arial" w:hAnsi="Arial" w:cs="Arial"/>
          <w:b/>
          <w:bCs/>
          <w:kern w:val="32"/>
          <w:sz w:val="32"/>
          <w:szCs w:val="32"/>
          <w:rtl/>
        </w:rPr>
        <w:br w:type="page"/>
      </w:r>
    </w:p>
    <w:p w14:paraId="13BB35C9" w14:textId="4F24C2F6" w:rsidR="00EE3C33" w:rsidRDefault="00097971" w:rsidP="00097971">
      <w:pPr>
        <w:rPr>
          <w:rtl/>
        </w:rPr>
      </w:pPr>
      <w:r w:rsidRPr="00097971">
        <w:rPr>
          <w:rFonts w:ascii="Arial" w:hAnsi="Arial" w:cs="Arial" w:hint="cs"/>
          <w:b/>
          <w:bCs/>
          <w:kern w:val="32"/>
          <w:sz w:val="32"/>
          <w:szCs w:val="32"/>
          <w:rtl/>
        </w:rPr>
        <w:lastRenderedPageBreak/>
        <w:t>ד</w:t>
      </w:r>
      <w:r w:rsidR="00EE3C33" w:rsidRPr="00097971">
        <w:rPr>
          <w:rFonts w:ascii="Arial" w:hAnsi="Arial" w:cs="Arial" w:hint="cs"/>
          <w:b/>
          <w:bCs/>
          <w:kern w:val="32"/>
          <w:sz w:val="32"/>
          <w:szCs w:val="32"/>
          <w:rtl/>
        </w:rPr>
        <w:t xml:space="preserve">ף הערכה לבודק התרגילים </w:t>
      </w:r>
      <w:r w:rsidR="00EE3C33" w:rsidRPr="00097971">
        <w:rPr>
          <w:rFonts w:ascii="Arial" w:hAnsi="Arial" w:cs="Arial"/>
          <w:b/>
          <w:bCs/>
          <w:kern w:val="32"/>
          <w:sz w:val="32"/>
          <w:szCs w:val="32"/>
          <w:rtl/>
        </w:rPr>
        <w:t>–</w:t>
      </w:r>
      <w:r w:rsidR="00EE3C33" w:rsidRPr="00097971">
        <w:rPr>
          <w:rFonts w:ascii="Arial" w:hAnsi="Arial" w:cs="Arial" w:hint="cs"/>
          <w:b/>
          <w:bCs/>
          <w:kern w:val="32"/>
          <w:sz w:val="32"/>
          <w:szCs w:val="32"/>
          <w:rtl/>
        </w:rPr>
        <w:t xml:space="preserve"> תרגיל בית </w:t>
      </w:r>
      <w:r w:rsidR="00A925A2" w:rsidRPr="00097971">
        <w:rPr>
          <w:rFonts w:ascii="Arial" w:hAnsi="Arial" w:cs="Arial" w:hint="cs"/>
          <w:b/>
          <w:bCs/>
          <w:kern w:val="32"/>
          <w:sz w:val="32"/>
          <w:szCs w:val="32"/>
          <w:rtl/>
        </w:rPr>
        <w:t>2</w:t>
      </w:r>
    </w:p>
    <w:p w14:paraId="100B1A18" w14:textId="77777777" w:rsidR="00EE3C33" w:rsidRDefault="00EE3C33" w:rsidP="00C71F1D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נא לא למלא, אך לצרף לתרגיל.</w:t>
      </w:r>
    </w:p>
    <w:p w14:paraId="14F4B56E" w14:textId="77777777" w:rsidR="00727A3B" w:rsidRDefault="00727A3B" w:rsidP="00C71F1D">
      <w:pPr>
        <w:rPr>
          <w:rFonts w:ascii="Arial" w:hAnsi="Arial" w:cs="Arial"/>
          <w:rtl/>
        </w:rPr>
      </w:pPr>
    </w:p>
    <w:p w14:paraId="0AE104F8" w14:textId="77777777" w:rsidR="00727A3B" w:rsidRDefault="00727A3B" w:rsidP="00C71F1D">
      <w:pPr>
        <w:rPr>
          <w:rFonts w:ascii="Arial" w:hAnsi="Arial" w:cs="Arial"/>
          <w:highlight w:val="yellow"/>
          <w:rtl/>
        </w:rPr>
      </w:pPr>
      <w:r w:rsidRPr="00727A3B">
        <w:rPr>
          <w:rFonts w:ascii="Arial" w:hAnsi="Arial" w:cs="Arial" w:hint="cs"/>
          <w:b/>
          <w:bCs/>
          <w:highlight w:val="yellow"/>
          <w:rtl/>
        </w:rPr>
        <w:t>שימו לב:</w:t>
      </w:r>
      <w:r w:rsidRPr="00727A3B">
        <w:rPr>
          <w:rFonts w:ascii="Arial" w:hAnsi="Arial" w:cs="Arial" w:hint="cs"/>
          <w:highlight w:val="yellow"/>
          <w:rtl/>
        </w:rPr>
        <w:t xml:space="preserve"> ללא קשר לאינדקס בדיקה זה:</w:t>
      </w:r>
    </w:p>
    <w:p w14:paraId="758866EC" w14:textId="77777777" w:rsidR="00823286" w:rsidRPr="00D8213C" w:rsidRDefault="00823286" w:rsidP="00823286">
      <w:pPr>
        <w:numPr>
          <w:ilvl w:val="0"/>
          <w:numId w:val="1"/>
        </w:numPr>
        <w:rPr>
          <w:rFonts w:ascii="Arial" w:hAnsi="Arial" w:cs="Arial"/>
          <w:highlight w:val="yellow"/>
          <w:rtl/>
        </w:rPr>
      </w:pPr>
      <w:r>
        <w:rPr>
          <w:rFonts w:ascii="Arial" w:hAnsi="Arial" w:cs="Arial" w:hint="cs"/>
          <w:highlight w:val="yellow"/>
          <w:rtl/>
        </w:rPr>
        <w:t>עבודה שתכיל תרשימים לא</w:t>
      </w:r>
      <w:r w:rsidRPr="00F9579B">
        <w:rPr>
          <w:rFonts w:ascii="Arial" w:hAnsi="Arial" w:cs="Arial"/>
          <w:highlight w:val="yellow"/>
          <w:rtl/>
        </w:rPr>
        <w:t xml:space="preserve"> קריא</w:t>
      </w:r>
      <w:r>
        <w:rPr>
          <w:rFonts w:ascii="Arial" w:hAnsi="Arial" w:cs="Arial" w:hint="cs"/>
          <w:highlight w:val="yellow"/>
          <w:rtl/>
        </w:rPr>
        <w:t xml:space="preserve">ים, לא </w:t>
      </w:r>
      <w:r>
        <w:rPr>
          <w:rFonts w:ascii="Arial" w:hAnsi="Arial" w:cs="Arial" w:hint="cs"/>
          <w:b/>
          <w:bCs/>
          <w:highlight w:val="yellow"/>
          <w:rtl/>
        </w:rPr>
        <w:t>תיבדק</w:t>
      </w:r>
      <w:r w:rsidRPr="00F9579B">
        <w:rPr>
          <w:rFonts w:ascii="Arial" w:hAnsi="Arial" w:cs="Arial" w:hint="cs"/>
          <w:highlight w:val="yellow"/>
          <w:rtl/>
        </w:rPr>
        <w:t>.</w:t>
      </w:r>
      <w:r>
        <w:rPr>
          <w:rFonts w:ascii="Arial" w:hAnsi="Arial" w:cs="Arial" w:hint="cs"/>
          <w:highlight w:val="yellow"/>
          <w:rtl/>
        </w:rPr>
        <w:t xml:space="preserve"> ציונה יהיה 0!</w:t>
      </w:r>
    </w:p>
    <w:p w14:paraId="0CE15ADB" w14:textId="77777777" w:rsidR="00727A3B" w:rsidRPr="00727A3B" w:rsidRDefault="009E03FD" w:rsidP="009E03FD">
      <w:pPr>
        <w:numPr>
          <w:ilvl w:val="0"/>
          <w:numId w:val="1"/>
        </w:numPr>
        <w:rPr>
          <w:rFonts w:ascii="Arial" w:hAnsi="Arial" w:cs="Arial"/>
          <w:highlight w:val="yellow"/>
        </w:rPr>
      </w:pPr>
      <w:r>
        <w:rPr>
          <w:rFonts w:ascii="Arial" w:hAnsi="Arial" w:cs="Arial" w:hint="cs"/>
          <w:highlight w:val="yellow"/>
          <w:rtl/>
        </w:rPr>
        <w:t>אי הגשת קובץ ה</w:t>
      </w:r>
      <w:r w:rsidR="00307550">
        <w:rPr>
          <w:rFonts w:ascii="Arial" w:hAnsi="Arial" w:cs="Arial" w:hint="cs"/>
          <w:highlight w:val="yellow"/>
          <w:rtl/>
        </w:rPr>
        <w:t>-</w:t>
      </w:r>
      <w:r>
        <w:rPr>
          <w:rFonts w:ascii="Arial" w:hAnsi="Arial" w:cs="Arial"/>
          <w:highlight w:val="yellow"/>
        </w:rPr>
        <w:t>Java</w:t>
      </w:r>
      <w:r w:rsidR="00307550">
        <w:rPr>
          <w:rFonts w:ascii="Arial" w:hAnsi="Arial" w:cs="Arial" w:hint="cs"/>
          <w:highlight w:val="yellow"/>
          <w:rtl/>
        </w:rPr>
        <w:t xml:space="preserve"> </w:t>
      </w:r>
      <w:r w:rsidR="00727A3B" w:rsidRPr="00727A3B">
        <w:rPr>
          <w:rFonts w:ascii="Arial" w:hAnsi="Arial" w:cs="Arial" w:hint="cs"/>
          <w:highlight w:val="yellow"/>
          <w:rtl/>
        </w:rPr>
        <w:t xml:space="preserve">דרך המערכת תוריד </w:t>
      </w:r>
      <w:r w:rsidR="00727A3B" w:rsidRPr="00727A3B">
        <w:rPr>
          <w:rFonts w:ascii="Arial" w:hAnsi="Arial" w:cs="Arial" w:hint="cs"/>
          <w:b/>
          <w:bCs/>
          <w:highlight w:val="yellow"/>
          <w:rtl/>
        </w:rPr>
        <w:t>50</w:t>
      </w:r>
      <w:r w:rsidR="00727A3B" w:rsidRPr="00727A3B">
        <w:rPr>
          <w:rFonts w:ascii="Arial" w:hAnsi="Arial" w:cs="Arial" w:hint="cs"/>
          <w:highlight w:val="yellow"/>
          <w:rtl/>
        </w:rPr>
        <w:t xml:space="preserve"> נקודות מציון התרגיל.</w:t>
      </w:r>
    </w:p>
    <w:p w14:paraId="3C67456C" w14:textId="77777777" w:rsidR="00727A3B" w:rsidRPr="00727A3B" w:rsidRDefault="00727A3B" w:rsidP="009E03FD">
      <w:pPr>
        <w:numPr>
          <w:ilvl w:val="0"/>
          <w:numId w:val="1"/>
        </w:numPr>
        <w:rPr>
          <w:rFonts w:ascii="Arial" w:hAnsi="Arial" w:cs="Arial"/>
          <w:highlight w:val="yellow"/>
          <w:rtl/>
        </w:rPr>
      </w:pPr>
      <w:r w:rsidRPr="00727A3B">
        <w:rPr>
          <w:rFonts w:ascii="Arial" w:hAnsi="Arial" w:cs="Arial" w:hint="cs"/>
          <w:highlight w:val="yellow"/>
          <w:rtl/>
        </w:rPr>
        <w:t>אי הגשת קובץ ה-</w:t>
      </w:r>
      <w:r w:rsidR="009E03FD">
        <w:rPr>
          <w:rFonts w:ascii="Arial" w:hAnsi="Arial" w:cs="Arial" w:hint="cs"/>
          <w:highlight w:val="yellow"/>
        </w:rPr>
        <w:t>W</w:t>
      </w:r>
      <w:r w:rsidR="009E03FD">
        <w:rPr>
          <w:rFonts w:ascii="Arial" w:hAnsi="Arial" w:cs="Arial"/>
          <w:highlight w:val="yellow"/>
        </w:rPr>
        <w:t>ord</w:t>
      </w:r>
      <w:r w:rsidR="009E03FD">
        <w:rPr>
          <w:rFonts w:ascii="Arial" w:hAnsi="Arial" w:cs="Arial" w:hint="cs"/>
          <w:highlight w:val="yellow"/>
          <w:rtl/>
        </w:rPr>
        <w:t xml:space="preserve"> </w:t>
      </w:r>
      <w:r w:rsidRPr="00727A3B">
        <w:rPr>
          <w:rFonts w:ascii="Arial" w:hAnsi="Arial" w:cs="Arial" w:hint="cs"/>
          <w:highlight w:val="yellow"/>
          <w:rtl/>
        </w:rPr>
        <w:t xml:space="preserve">בפורמט הנדרש תוריד </w:t>
      </w:r>
      <w:r w:rsidRPr="00727A3B">
        <w:rPr>
          <w:rFonts w:ascii="Arial" w:hAnsi="Arial" w:cs="Arial" w:hint="cs"/>
          <w:b/>
          <w:bCs/>
          <w:highlight w:val="yellow"/>
          <w:rtl/>
        </w:rPr>
        <w:t>50</w:t>
      </w:r>
      <w:r w:rsidRPr="00727A3B">
        <w:rPr>
          <w:rFonts w:ascii="Arial" w:hAnsi="Arial" w:cs="Arial" w:hint="cs"/>
          <w:highlight w:val="yellow"/>
          <w:rtl/>
        </w:rPr>
        <w:t xml:space="preserve"> נקודות מציון התרגיל.</w:t>
      </w:r>
    </w:p>
    <w:p w14:paraId="60DF0D1C" w14:textId="77777777" w:rsidR="00EE3C33" w:rsidRDefault="00EE3C33" w:rsidP="00EE3C33">
      <w:pPr>
        <w:spacing w:line="360" w:lineRule="auto"/>
        <w:rPr>
          <w:rFonts w:ascii="Arial" w:hAnsi="Arial" w:cs="Arial"/>
          <w:rtl/>
        </w:rPr>
      </w:pPr>
    </w:p>
    <w:p w14:paraId="6806D2F2" w14:textId="77777777" w:rsidR="00055587" w:rsidRDefault="00055587" w:rsidP="00727A3B">
      <w:pPr>
        <w:spacing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 w:hint="cs"/>
          <w:b/>
          <w:bCs/>
          <w:u w:val="single"/>
          <w:rtl/>
        </w:rPr>
        <w:t xml:space="preserve">מידול </w:t>
      </w:r>
      <w:r>
        <w:rPr>
          <w:rFonts w:ascii="Arial" w:hAnsi="Arial" w:cs="Arial"/>
          <w:b/>
          <w:bCs/>
          <w:u w:val="single"/>
        </w:rPr>
        <w:t>UML</w:t>
      </w:r>
      <w:r>
        <w:rPr>
          <w:rFonts w:ascii="Arial" w:hAnsi="Arial" w:cs="Arial" w:hint="cs"/>
          <w:b/>
          <w:bCs/>
          <w:u w:val="single"/>
          <w:rtl/>
        </w:rPr>
        <w:t xml:space="preserve">: </w:t>
      </w:r>
      <w:r w:rsidR="00727A3B">
        <w:rPr>
          <w:rFonts w:ascii="Arial" w:hAnsi="Arial" w:cs="Arial" w:hint="cs"/>
          <w:b/>
          <w:bCs/>
          <w:u w:val="single"/>
          <w:rtl/>
        </w:rPr>
        <w:t>75</w:t>
      </w:r>
      <w:r>
        <w:rPr>
          <w:rFonts w:ascii="Arial" w:hAnsi="Arial" w:cs="Arial" w:hint="cs"/>
          <w:b/>
          <w:bCs/>
          <w:u w:val="single"/>
          <w:rtl/>
        </w:rPr>
        <w:t xml:space="preserve"> נקודות</w:t>
      </w:r>
    </w:p>
    <w:tbl>
      <w:tblPr>
        <w:bidiVisual/>
        <w:tblW w:w="8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1842"/>
        <w:gridCol w:w="1418"/>
        <w:gridCol w:w="3655"/>
      </w:tblGrid>
      <w:tr w:rsidR="00BF63EF" w:rsidRPr="00316BBA" w14:paraId="69A52961" w14:textId="77777777" w:rsidTr="00727A3B">
        <w:trPr>
          <w:cantSplit/>
          <w:tblHeader/>
        </w:trPr>
        <w:tc>
          <w:tcPr>
            <w:tcW w:w="1610" w:type="dxa"/>
          </w:tcPr>
          <w:p w14:paraId="68D77DB4" w14:textId="77777777" w:rsidR="00BF63EF" w:rsidRPr="00316BBA" w:rsidRDefault="00BF63EF" w:rsidP="00EA2D4C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נושא</w:t>
            </w:r>
          </w:p>
        </w:tc>
        <w:tc>
          <w:tcPr>
            <w:tcW w:w="1842" w:type="dxa"/>
          </w:tcPr>
          <w:p w14:paraId="2DFE62E5" w14:textId="77777777" w:rsidR="00BF63EF" w:rsidRPr="00316BBA" w:rsidRDefault="00BF63EF" w:rsidP="00EA2D4C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אלמנט נבדק</w:t>
            </w:r>
          </w:p>
        </w:tc>
        <w:tc>
          <w:tcPr>
            <w:tcW w:w="1418" w:type="dxa"/>
          </w:tcPr>
          <w:p w14:paraId="1324B260" w14:textId="77777777" w:rsidR="00BF63EF" w:rsidRPr="00316BBA" w:rsidRDefault="00BF63EF" w:rsidP="00EA2D4C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הורדת ניקוד</w:t>
            </w:r>
          </w:p>
        </w:tc>
        <w:tc>
          <w:tcPr>
            <w:tcW w:w="3655" w:type="dxa"/>
          </w:tcPr>
          <w:p w14:paraId="01DBD5C9" w14:textId="77777777" w:rsidR="00BF63EF" w:rsidRPr="00316BBA" w:rsidRDefault="00BF63EF" w:rsidP="00EA2D4C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הערות בפועל</w:t>
            </w:r>
          </w:p>
        </w:tc>
      </w:tr>
      <w:tr w:rsidR="00A925A2" w:rsidRPr="00316BBA" w14:paraId="4C7BCA6A" w14:textId="77777777" w:rsidTr="00727A3B">
        <w:trPr>
          <w:cantSplit/>
          <w:trHeight w:hRule="exact" w:val="1021"/>
        </w:trPr>
        <w:tc>
          <w:tcPr>
            <w:tcW w:w="1610" w:type="dxa"/>
            <w:vMerge w:val="restart"/>
          </w:tcPr>
          <w:p w14:paraId="00315246" w14:textId="77777777" w:rsidR="00A925A2" w:rsidRPr="00316BBA" w:rsidRDefault="00A925A2" w:rsidP="00A925A2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תרשימי מחלקות (</w:t>
            </w:r>
            <w:r>
              <w:rPr>
                <w:rFonts w:ascii="Arial" w:hAnsi="Arial" w:cs="Arial"/>
              </w:rPr>
              <w:t>class diag.</w:t>
            </w:r>
            <w:r>
              <w:rPr>
                <w:rFonts w:ascii="Arial" w:hAnsi="Arial" w:cs="Arial" w:hint="cs"/>
                <w:rtl/>
              </w:rPr>
              <w:t xml:space="preserve">)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30%</w:t>
            </w:r>
          </w:p>
          <w:p w14:paraId="7F2DFE59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2283A202" w14:textId="77777777" w:rsidR="00A925A2" w:rsidRDefault="00A925A2" w:rsidP="00B668A2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ממשקי משתמש (</w:t>
            </w:r>
            <w:r>
              <w:rPr>
                <w:rFonts w:ascii="Arial" w:hAnsi="Arial" w:cs="Arial"/>
              </w:rPr>
              <w:t>boundary</w:t>
            </w:r>
            <w:r>
              <w:rPr>
                <w:rFonts w:ascii="Arial" w:hAnsi="Arial" w:cs="Arial" w:hint="cs"/>
                <w:rtl/>
              </w:rPr>
              <w:t>)</w:t>
            </w:r>
          </w:p>
          <w:p w14:paraId="2EEAEA63" w14:textId="77777777" w:rsidR="00A925A2" w:rsidRPr="00316BBA" w:rsidRDefault="00A925A2" w:rsidP="00B668A2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8" w:type="dxa"/>
          </w:tcPr>
          <w:p w14:paraId="052EB2A2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6B879C15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564C1F5C" w14:textId="77777777" w:rsidTr="00727A3B">
        <w:trPr>
          <w:cantSplit/>
          <w:trHeight w:hRule="exact" w:val="1021"/>
        </w:trPr>
        <w:tc>
          <w:tcPr>
            <w:tcW w:w="1610" w:type="dxa"/>
            <w:vMerge/>
          </w:tcPr>
          <w:p w14:paraId="441116DB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5EA69AEF" w14:textId="77777777" w:rsidR="00A925A2" w:rsidRDefault="00A925A2" w:rsidP="00B668A2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בקרות (</w:t>
            </w:r>
            <w:r>
              <w:rPr>
                <w:rFonts w:ascii="Arial" w:hAnsi="Arial" w:cs="Arial"/>
              </w:rPr>
              <w:t>control</w:t>
            </w:r>
            <w:r>
              <w:rPr>
                <w:rFonts w:ascii="Arial" w:hAnsi="Arial" w:cs="Arial" w:hint="cs"/>
                <w:rtl/>
              </w:rPr>
              <w:t>)</w:t>
            </w:r>
          </w:p>
          <w:p w14:paraId="3892B8B0" w14:textId="77777777" w:rsidR="00A925A2" w:rsidRDefault="00A925A2" w:rsidP="00B668A2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6FC4070F" w14:textId="77777777" w:rsidR="00A925A2" w:rsidRPr="00316BBA" w:rsidRDefault="00A925A2" w:rsidP="00B668A2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  <w:shd w:val="clear" w:color="auto" w:fill="auto"/>
          </w:tcPr>
          <w:p w14:paraId="4E4FC375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650A46D4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29205B8B" w14:textId="77777777" w:rsidTr="00727A3B">
        <w:trPr>
          <w:cantSplit/>
          <w:trHeight w:hRule="exact" w:val="1021"/>
        </w:trPr>
        <w:tc>
          <w:tcPr>
            <w:tcW w:w="1610" w:type="dxa"/>
            <w:vMerge/>
          </w:tcPr>
          <w:p w14:paraId="415BFF4A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015D7ED2" w14:textId="77777777" w:rsidR="00A925A2" w:rsidRDefault="00A925A2" w:rsidP="00A925A2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קישור לישויות</w:t>
            </w:r>
          </w:p>
          <w:p w14:paraId="7AD6F5F5" w14:textId="77777777" w:rsidR="00A925A2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23A6B6A3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  <w:shd w:val="clear" w:color="auto" w:fill="auto"/>
          </w:tcPr>
          <w:p w14:paraId="4DB9492E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55" w:type="dxa"/>
            <w:shd w:val="clear" w:color="auto" w:fill="auto"/>
          </w:tcPr>
          <w:p w14:paraId="58394BDE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5C1317CE" w14:textId="77777777" w:rsidTr="00727A3B">
        <w:trPr>
          <w:cantSplit/>
          <w:trHeight w:hRule="exact" w:val="1021"/>
        </w:trPr>
        <w:tc>
          <w:tcPr>
            <w:tcW w:w="1610" w:type="dxa"/>
            <w:vMerge/>
          </w:tcPr>
          <w:p w14:paraId="59649971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035F7BDD" w14:textId="77777777" w:rsidR="00A925A2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שונות</w:t>
            </w:r>
          </w:p>
          <w:p w14:paraId="011F91C6" w14:textId="77777777" w:rsidR="00A925A2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33280D28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  <w:shd w:val="clear" w:color="auto" w:fill="auto"/>
          </w:tcPr>
          <w:p w14:paraId="228D822A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29C740F1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1A4EBB98" w14:textId="77777777" w:rsidTr="00727A3B">
        <w:trPr>
          <w:cantSplit/>
          <w:trHeight w:hRule="exact" w:val="1021"/>
        </w:trPr>
        <w:tc>
          <w:tcPr>
            <w:tcW w:w="1610" w:type="dxa"/>
            <w:vMerge w:val="restart"/>
          </w:tcPr>
          <w:p w14:paraId="63852F82" w14:textId="77777777" w:rsidR="00A925A2" w:rsidRPr="00316BBA" w:rsidRDefault="00A925A2" w:rsidP="000E271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תרשים רצף (</w:t>
            </w:r>
            <w:r>
              <w:rPr>
                <w:rFonts w:ascii="Arial" w:hAnsi="Arial" w:cs="Arial"/>
              </w:rPr>
              <w:t>seq. diag.</w:t>
            </w:r>
            <w:r>
              <w:rPr>
                <w:rFonts w:ascii="Arial" w:hAnsi="Arial" w:cs="Arial" w:hint="cs"/>
                <w:rtl/>
              </w:rPr>
              <w:t xml:space="preserve">)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20% </w:t>
            </w:r>
          </w:p>
          <w:p w14:paraId="077C8584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4F1AD306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התאמה לסיפור</w:t>
            </w:r>
          </w:p>
        </w:tc>
        <w:tc>
          <w:tcPr>
            <w:tcW w:w="1418" w:type="dxa"/>
            <w:shd w:val="clear" w:color="auto" w:fill="auto"/>
          </w:tcPr>
          <w:p w14:paraId="531E5E40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4F12AB9E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245DC03A" w14:textId="77777777" w:rsidTr="00727A3B">
        <w:trPr>
          <w:cantSplit/>
          <w:trHeight w:hRule="exact" w:val="1021"/>
        </w:trPr>
        <w:tc>
          <w:tcPr>
            <w:tcW w:w="1610" w:type="dxa"/>
            <w:vMerge/>
          </w:tcPr>
          <w:p w14:paraId="597F7EF9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0B36FE9C" w14:textId="77777777" w:rsidR="00A925A2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טעויות טכניות </w:t>
            </w:r>
          </w:p>
          <w:p w14:paraId="57D26C94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  <w:shd w:val="clear" w:color="auto" w:fill="auto"/>
          </w:tcPr>
          <w:p w14:paraId="3E9C55AA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55" w:type="dxa"/>
            <w:shd w:val="clear" w:color="auto" w:fill="auto"/>
          </w:tcPr>
          <w:p w14:paraId="0E8F23D1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6963DDEE" w14:textId="77777777" w:rsidTr="00727A3B">
        <w:trPr>
          <w:cantSplit/>
          <w:trHeight w:hRule="exact" w:val="1021"/>
        </w:trPr>
        <w:tc>
          <w:tcPr>
            <w:tcW w:w="1610" w:type="dxa"/>
            <w:vMerge/>
          </w:tcPr>
          <w:p w14:paraId="3BA4267F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23659D2C" w14:textId="77777777" w:rsidR="00A925A2" w:rsidRDefault="00A925A2" w:rsidP="00055587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עקביות לתרשימי המחלקות </w:t>
            </w:r>
          </w:p>
          <w:p w14:paraId="0C4B5BF5" w14:textId="77777777" w:rsidR="00A925A2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4213779B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  <w:shd w:val="clear" w:color="auto" w:fill="auto"/>
          </w:tcPr>
          <w:p w14:paraId="7FE05896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5CB3662E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2A7A81D6" w14:textId="77777777" w:rsidTr="00727A3B">
        <w:trPr>
          <w:cantSplit/>
          <w:trHeight w:hRule="exact" w:val="1021"/>
        </w:trPr>
        <w:tc>
          <w:tcPr>
            <w:tcW w:w="1610" w:type="dxa"/>
            <w:vMerge w:val="restart"/>
          </w:tcPr>
          <w:p w14:paraId="3745F0E4" w14:textId="77777777" w:rsidR="00A925A2" w:rsidRPr="00316BBA" w:rsidRDefault="00A925A2" w:rsidP="00A925A2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תרשים מצבים (</w:t>
            </w:r>
            <w:r>
              <w:rPr>
                <w:rFonts w:ascii="Arial" w:hAnsi="Arial" w:cs="Arial"/>
              </w:rPr>
              <w:t>statechart</w:t>
            </w:r>
            <w:r>
              <w:rPr>
                <w:rFonts w:ascii="Arial" w:hAnsi="Arial" w:cs="Arial" w:hint="cs"/>
                <w:rtl/>
              </w:rPr>
              <w:t xml:space="preserve">)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 25%</w:t>
            </w:r>
          </w:p>
        </w:tc>
        <w:tc>
          <w:tcPr>
            <w:tcW w:w="1842" w:type="dxa"/>
          </w:tcPr>
          <w:p w14:paraId="11373738" w14:textId="77777777" w:rsidR="00A925A2" w:rsidRDefault="00A925A2" w:rsidP="00055587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מצבים</w:t>
            </w:r>
          </w:p>
        </w:tc>
        <w:tc>
          <w:tcPr>
            <w:tcW w:w="1418" w:type="dxa"/>
            <w:shd w:val="clear" w:color="auto" w:fill="auto"/>
          </w:tcPr>
          <w:p w14:paraId="0E4E1166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63FE366B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16FCB119" w14:textId="77777777" w:rsidTr="00727A3B">
        <w:trPr>
          <w:cantSplit/>
          <w:trHeight w:hRule="exact" w:val="1021"/>
        </w:trPr>
        <w:tc>
          <w:tcPr>
            <w:tcW w:w="1610" w:type="dxa"/>
            <w:vMerge/>
          </w:tcPr>
          <w:p w14:paraId="38D3B5DA" w14:textId="77777777" w:rsidR="00A925A2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2CF42E22" w14:textId="77777777" w:rsidR="00A925A2" w:rsidRDefault="00A925A2" w:rsidP="00055587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מעברים</w:t>
            </w:r>
          </w:p>
        </w:tc>
        <w:tc>
          <w:tcPr>
            <w:tcW w:w="1418" w:type="dxa"/>
            <w:shd w:val="clear" w:color="auto" w:fill="auto"/>
          </w:tcPr>
          <w:p w14:paraId="2E9AA233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7D4D3BD1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</w:tbl>
    <w:p w14:paraId="7722BC68" w14:textId="77777777" w:rsidR="00BF63EF" w:rsidRDefault="00BF63EF" w:rsidP="00F02423">
      <w:pPr>
        <w:spacing w:line="360" w:lineRule="auto"/>
        <w:jc w:val="both"/>
        <w:rPr>
          <w:rFonts w:ascii="Arial" w:hAnsi="Arial" w:cs="Arial"/>
          <w:b/>
          <w:bCs/>
          <w:u w:val="single"/>
        </w:rPr>
      </w:pPr>
    </w:p>
    <w:p w14:paraId="0AA2E80E" w14:textId="77777777" w:rsidR="003B2F38" w:rsidRDefault="003B2F38" w:rsidP="00727A3B">
      <w:pPr>
        <w:spacing w:line="360" w:lineRule="auto"/>
        <w:jc w:val="both"/>
        <w:rPr>
          <w:rFonts w:ascii="Arial" w:hAnsi="Arial" w:cs="Arial"/>
          <w:b/>
          <w:bCs/>
          <w:u w:val="single"/>
          <w:rtl/>
        </w:rPr>
      </w:pPr>
    </w:p>
    <w:p w14:paraId="26AD27BF" w14:textId="77777777" w:rsidR="003B2F38" w:rsidRDefault="003B2F38" w:rsidP="00727A3B">
      <w:pPr>
        <w:spacing w:line="360" w:lineRule="auto"/>
        <w:jc w:val="both"/>
        <w:rPr>
          <w:rFonts w:ascii="Arial" w:hAnsi="Arial" w:cs="Arial"/>
          <w:b/>
          <w:bCs/>
          <w:u w:val="single"/>
          <w:rtl/>
        </w:rPr>
      </w:pPr>
    </w:p>
    <w:p w14:paraId="5BDA88E0" w14:textId="77777777" w:rsidR="00F02423" w:rsidRDefault="00F02423" w:rsidP="009E03FD">
      <w:pPr>
        <w:spacing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 w:hint="cs"/>
          <w:b/>
          <w:bCs/>
          <w:u w:val="single"/>
          <w:rtl/>
        </w:rPr>
        <w:lastRenderedPageBreak/>
        <w:t>מימוש חלקי</w:t>
      </w:r>
      <w:r w:rsidRPr="003B7A73">
        <w:rPr>
          <w:rFonts w:ascii="Arial" w:hAnsi="Arial" w:cs="Arial"/>
          <w:b/>
          <w:bCs/>
          <w:u w:val="single"/>
          <w:rtl/>
        </w:rPr>
        <w:t xml:space="preserve"> ב</w:t>
      </w:r>
      <w:r>
        <w:rPr>
          <w:rFonts w:ascii="Arial" w:hAnsi="Arial" w:cs="Arial" w:hint="cs"/>
          <w:b/>
          <w:bCs/>
          <w:u w:val="single"/>
          <w:rtl/>
        </w:rPr>
        <w:t>-</w:t>
      </w:r>
      <w:r w:rsidR="00314F13">
        <w:rPr>
          <w:rFonts w:ascii="Arial" w:hAnsi="Arial" w:cs="Arial"/>
          <w:b/>
          <w:bCs/>
          <w:u w:val="single"/>
        </w:rPr>
        <w:t>Java</w:t>
      </w:r>
      <w:r>
        <w:rPr>
          <w:rFonts w:ascii="Arial" w:hAnsi="Arial" w:cs="Arial" w:hint="cs"/>
          <w:b/>
          <w:bCs/>
          <w:u w:val="single"/>
          <w:rtl/>
        </w:rPr>
        <w:t>: 2</w:t>
      </w:r>
      <w:r w:rsidR="00727A3B">
        <w:rPr>
          <w:rFonts w:ascii="Arial" w:hAnsi="Arial" w:cs="Arial" w:hint="cs"/>
          <w:b/>
          <w:bCs/>
          <w:u w:val="single"/>
          <w:rtl/>
        </w:rPr>
        <w:t>5</w:t>
      </w:r>
      <w:r>
        <w:rPr>
          <w:rFonts w:ascii="Arial" w:hAnsi="Arial" w:cs="Arial" w:hint="cs"/>
          <w:b/>
          <w:bCs/>
          <w:u w:val="single"/>
          <w:rtl/>
        </w:rPr>
        <w:t xml:space="preserve"> נקודות</w:t>
      </w:r>
    </w:p>
    <w:tbl>
      <w:tblPr>
        <w:bidiVisual/>
        <w:tblW w:w="8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0"/>
        <w:gridCol w:w="1418"/>
        <w:gridCol w:w="4689"/>
      </w:tblGrid>
      <w:tr w:rsidR="00727A3B" w:rsidRPr="00316BBA" w14:paraId="36D4A65E" w14:textId="77777777" w:rsidTr="004466CD">
        <w:tc>
          <w:tcPr>
            <w:tcW w:w="2460" w:type="dxa"/>
          </w:tcPr>
          <w:p w14:paraId="69C1E5F2" w14:textId="77777777" w:rsidR="00727A3B" w:rsidRPr="00316BBA" w:rsidRDefault="00727A3B" w:rsidP="004466CD">
            <w:pPr>
              <w:spacing w:line="360" w:lineRule="auto"/>
              <w:jc w:val="both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/>
                <w:b/>
                <w:bCs/>
                <w:rtl/>
              </w:rPr>
              <w:tab/>
            </w:r>
            <w:r w:rsidRPr="00316BBA">
              <w:rPr>
                <w:rFonts w:ascii="Arial" w:hAnsi="Arial" w:cs="Arial" w:hint="cs"/>
                <w:b/>
                <w:bCs/>
                <w:rtl/>
              </w:rPr>
              <w:t>קריטריון</w:t>
            </w:r>
          </w:p>
        </w:tc>
        <w:tc>
          <w:tcPr>
            <w:tcW w:w="1418" w:type="dxa"/>
          </w:tcPr>
          <w:p w14:paraId="4E9F5652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הורדת ניקוד</w:t>
            </w:r>
          </w:p>
        </w:tc>
        <w:tc>
          <w:tcPr>
            <w:tcW w:w="4689" w:type="dxa"/>
          </w:tcPr>
          <w:p w14:paraId="51BF66B9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הערות בפועל</w:t>
            </w:r>
          </w:p>
        </w:tc>
      </w:tr>
      <w:tr w:rsidR="00727A3B" w:rsidRPr="00316BBA" w14:paraId="276DCD63" w14:textId="77777777" w:rsidTr="004466CD">
        <w:tc>
          <w:tcPr>
            <w:tcW w:w="2460" w:type="dxa"/>
          </w:tcPr>
          <w:p w14:paraId="16FF31DA" w14:textId="77777777" w:rsidR="00727A3B" w:rsidRPr="00316BBA" w:rsidRDefault="00727A3B" w:rsidP="00727A3B">
            <w:pPr>
              <w:spacing w:line="360" w:lineRule="auto"/>
              <w:rPr>
                <w:rFonts w:ascii="Arial" w:hAnsi="Arial" w:cs="Arial"/>
              </w:rPr>
            </w:pPr>
            <w:r w:rsidRPr="00316BBA">
              <w:rPr>
                <w:rFonts w:ascii="Arial" w:hAnsi="Arial" w:cs="Arial" w:hint="cs"/>
                <w:rtl/>
              </w:rPr>
              <w:t>תמיכה פונקציונלית</w:t>
            </w:r>
            <w:r>
              <w:rPr>
                <w:rFonts w:ascii="Arial" w:hAnsi="Arial" w:cs="Arial" w:hint="cs"/>
                <w:rtl/>
              </w:rPr>
              <w:t xml:space="preserve">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5%</w:t>
            </w:r>
          </w:p>
          <w:p w14:paraId="57283988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3D33FF3B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</w:tcPr>
          <w:p w14:paraId="0ED358B2" w14:textId="77777777" w:rsidR="00727A3B" w:rsidRPr="00316BBA" w:rsidRDefault="00727A3B" w:rsidP="004466CD">
            <w:pPr>
              <w:spacing w:line="360" w:lineRule="auto"/>
              <w:jc w:val="center"/>
              <w:rPr>
                <w:rFonts w:ascii="Arial" w:hAnsi="Arial" w:cs="Arial"/>
                <w:rtl/>
              </w:rPr>
            </w:pPr>
          </w:p>
        </w:tc>
        <w:tc>
          <w:tcPr>
            <w:tcW w:w="4689" w:type="dxa"/>
          </w:tcPr>
          <w:p w14:paraId="5CFE6B78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727A3B" w:rsidRPr="00316BBA" w14:paraId="6DE48B9C" w14:textId="77777777" w:rsidTr="004466CD">
        <w:tc>
          <w:tcPr>
            <w:tcW w:w="2460" w:type="dxa"/>
          </w:tcPr>
          <w:p w14:paraId="3A6D0CEE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</w:rPr>
            </w:pPr>
            <w:r w:rsidRPr="00316BBA">
              <w:rPr>
                <w:rFonts w:ascii="Arial" w:hAnsi="Arial" w:cs="Arial" w:hint="cs"/>
                <w:rtl/>
              </w:rPr>
              <w:t>ממשק משתמש (שימושיות ואסטטיקה)</w:t>
            </w:r>
            <w:r>
              <w:rPr>
                <w:rFonts w:ascii="Arial" w:hAnsi="Arial" w:cs="Arial" w:hint="cs"/>
                <w:rtl/>
              </w:rPr>
              <w:t xml:space="preserve">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5%</w:t>
            </w:r>
          </w:p>
          <w:p w14:paraId="0495E89F" w14:textId="77777777" w:rsidR="00727A3B" w:rsidRPr="00316BBA" w:rsidRDefault="00727A3B" w:rsidP="004466CD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</w:tcPr>
          <w:p w14:paraId="0609CD4B" w14:textId="77777777" w:rsidR="00727A3B" w:rsidRPr="00316BBA" w:rsidRDefault="00727A3B" w:rsidP="004466CD">
            <w:pPr>
              <w:spacing w:line="360" w:lineRule="auto"/>
              <w:jc w:val="center"/>
              <w:rPr>
                <w:rFonts w:ascii="Arial" w:hAnsi="Arial" w:cs="Arial"/>
                <w:rtl/>
              </w:rPr>
            </w:pPr>
          </w:p>
        </w:tc>
        <w:tc>
          <w:tcPr>
            <w:tcW w:w="4689" w:type="dxa"/>
          </w:tcPr>
          <w:p w14:paraId="41156C32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727A3B" w:rsidRPr="00316BBA" w14:paraId="076539FD" w14:textId="77777777" w:rsidTr="004466CD">
        <w:tc>
          <w:tcPr>
            <w:tcW w:w="2460" w:type="dxa"/>
          </w:tcPr>
          <w:p w14:paraId="73CCCA84" w14:textId="77777777" w:rsidR="00727A3B" w:rsidRDefault="00727A3B" w:rsidP="00727A3B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 w:rsidRPr="00316BBA">
              <w:rPr>
                <w:rFonts w:ascii="Arial" w:hAnsi="Arial" w:cs="Arial" w:hint="cs"/>
                <w:rtl/>
              </w:rPr>
              <w:t xml:space="preserve">התאמה </w:t>
            </w:r>
            <w:r>
              <w:rPr>
                <w:rFonts w:ascii="Arial" w:hAnsi="Arial" w:cs="Arial" w:hint="cs"/>
                <w:rtl/>
              </w:rPr>
              <w:t xml:space="preserve">לתרשימים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15%</w:t>
            </w:r>
          </w:p>
          <w:p w14:paraId="12822B0F" w14:textId="77777777" w:rsidR="00727A3B" w:rsidRPr="00316BBA" w:rsidRDefault="00727A3B" w:rsidP="00727A3B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  <w:p w14:paraId="26BA90BA" w14:textId="77777777" w:rsidR="00727A3B" w:rsidRPr="00316BBA" w:rsidRDefault="00727A3B" w:rsidP="004466CD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</w:tcPr>
          <w:p w14:paraId="5E4F04D6" w14:textId="77777777" w:rsidR="00727A3B" w:rsidRPr="00316BBA" w:rsidRDefault="00727A3B" w:rsidP="004466CD">
            <w:pPr>
              <w:spacing w:line="360" w:lineRule="auto"/>
              <w:jc w:val="center"/>
              <w:rPr>
                <w:rFonts w:ascii="Arial" w:hAnsi="Arial" w:cs="Arial"/>
                <w:rtl/>
              </w:rPr>
            </w:pPr>
          </w:p>
        </w:tc>
        <w:tc>
          <w:tcPr>
            <w:tcW w:w="4689" w:type="dxa"/>
          </w:tcPr>
          <w:p w14:paraId="18797AB5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</w:tbl>
    <w:p w14:paraId="516E5648" w14:textId="77777777" w:rsidR="00B1556A" w:rsidRPr="00EE3C33" w:rsidRDefault="00B1556A" w:rsidP="00F02423">
      <w:pPr>
        <w:spacing w:line="360" w:lineRule="auto"/>
        <w:jc w:val="both"/>
        <w:rPr>
          <w:rtl/>
        </w:rPr>
      </w:pPr>
    </w:p>
    <w:sectPr w:rsidR="00B1556A" w:rsidRPr="00EE3C33" w:rsidSect="00245E90">
      <w:footerReference w:type="even" r:id="rId31"/>
      <w:footerReference w:type="default" r:id="rId3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7" w:author="חנא בוארדי" w:date="2021-12-11T17:59:00Z" w:initials="חב">
    <w:p w14:paraId="6D6CFA07" w14:textId="77777777" w:rsidR="00E5375E" w:rsidRDefault="00E5375E" w:rsidP="00AA01A1">
      <w:pPr>
        <w:pStyle w:val="a9"/>
        <w:bidi w:val="0"/>
      </w:pPr>
      <w:r>
        <w:rPr>
          <w:rStyle w:val="a8"/>
        </w:rPr>
        <w:annotationRef/>
      </w:r>
      <w:r>
        <w:rPr>
          <w:rtl/>
        </w:rPr>
        <w:t>יצירת שדה תעופה או מטוס היא בהתאם למסך כאשר המנהל לא מוצא ב קומבו בוקס את השדה תעופה או המטוס הרלוונטי אז הוא יוצר אותם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D6CFA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F6564" w16cex:dateUtc="2021-12-11T15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D6CFA07" w16cid:durableId="255F656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E06F6" w14:textId="77777777" w:rsidR="00530891" w:rsidRDefault="00530891">
      <w:r>
        <w:separator/>
      </w:r>
    </w:p>
  </w:endnote>
  <w:endnote w:type="continuationSeparator" w:id="0">
    <w:p w14:paraId="27A59178" w14:textId="77777777" w:rsidR="00530891" w:rsidRDefault="00530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D117E" w14:textId="77777777" w:rsidR="00085D6E" w:rsidRDefault="00085D6E" w:rsidP="00EE3C33">
    <w:pPr>
      <w:pStyle w:val="a4"/>
      <w:framePr w:wrap="around" w:vAnchor="text" w:hAnchor="text" w:xAlign="center" w:y="1"/>
      <w:rPr>
        <w:rStyle w:val="a5"/>
      </w:rPr>
    </w:pPr>
    <w:r>
      <w:rPr>
        <w:rStyle w:val="a5"/>
        <w:rtl/>
      </w:rPr>
      <w:fldChar w:fldCharType="begin"/>
    </w:r>
    <w:r>
      <w:rPr>
        <w:rStyle w:val="a5"/>
      </w:rPr>
      <w:instrText xml:space="preserve">PAGE  </w:instrText>
    </w:r>
    <w:r>
      <w:rPr>
        <w:rStyle w:val="a5"/>
        <w:rtl/>
      </w:rPr>
      <w:fldChar w:fldCharType="end"/>
    </w:r>
  </w:p>
  <w:p w14:paraId="4E84BDFA" w14:textId="77777777" w:rsidR="00085D6E" w:rsidRDefault="00085D6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CBD5C" w14:textId="0DF63322" w:rsidR="00085D6E" w:rsidRDefault="00085D6E" w:rsidP="00EE3C33">
    <w:pPr>
      <w:pStyle w:val="a4"/>
      <w:framePr w:wrap="around" w:vAnchor="text" w:hAnchor="text" w:xAlign="center" w:y="1"/>
      <w:rPr>
        <w:rStyle w:val="a5"/>
      </w:rPr>
    </w:pPr>
    <w:r>
      <w:rPr>
        <w:rStyle w:val="a5"/>
        <w:rtl/>
      </w:rPr>
      <w:fldChar w:fldCharType="begin"/>
    </w:r>
    <w:r>
      <w:rPr>
        <w:rStyle w:val="a5"/>
      </w:rPr>
      <w:instrText xml:space="preserve">PAGE  </w:instrText>
    </w:r>
    <w:r>
      <w:rPr>
        <w:rStyle w:val="a5"/>
        <w:rtl/>
      </w:rPr>
      <w:fldChar w:fldCharType="separate"/>
    </w:r>
    <w:r w:rsidR="003E6A3F">
      <w:rPr>
        <w:rStyle w:val="a5"/>
        <w:noProof/>
        <w:rtl/>
      </w:rPr>
      <w:t>9</w:t>
    </w:r>
    <w:r>
      <w:rPr>
        <w:rStyle w:val="a5"/>
        <w:rtl/>
      </w:rPr>
      <w:fldChar w:fldCharType="end"/>
    </w:r>
  </w:p>
  <w:p w14:paraId="75492B4A" w14:textId="77777777" w:rsidR="00085D6E" w:rsidRDefault="00085D6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9CA2C" w14:textId="77777777" w:rsidR="00530891" w:rsidRDefault="00530891">
      <w:r>
        <w:separator/>
      </w:r>
    </w:p>
  </w:footnote>
  <w:footnote w:type="continuationSeparator" w:id="0">
    <w:p w14:paraId="214D22C3" w14:textId="77777777" w:rsidR="00530891" w:rsidRDefault="005308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F8781A"/>
    <w:multiLevelType w:val="hybridMultilevel"/>
    <w:tmpl w:val="7E200C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7032306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חנא בוארדי">
    <w15:presenceInfo w15:providerId="AD" w15:userId="S::hbawar02@campus.haifa.ac.il::643287f0-617c-4a59-b028-4c091eed56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E90"/>
    <w:rsid w:val="00036E21"/>
    <w:rsid w:val="00055587"/>
    <w:rsid w:val="000604A4"/>
    <w:rsid w:val="00085D6E"/>
    <w:rsid w:val="00086DC5"/>
    <w:rsid w:val="00095737"/>
    <w:rsid w:val="00097971"/>
    <w:rsid w:val="000B47C7"/>
    <w:rsid w:val="000E271A"/>
    <w:rsid w:val="0011519B"/>
    <w:rsid w:val="00116E8E"/>
    <w:rsid w:val="001877CF"/>
    <w:rsid w:val="001C4622"/>
    <w:rsid w:val="001D2332"/>
    <w:rsid w:val="001E680E"/>
    <w:rsid w:val="001F731E"/>
    <w:rsid w:val="00221823"/>
    <w:rsid w:val="002374F6"/>
    <w:rsid w:val="00245E90"/>
    <w:rsid w:val="002500DF"/>
    <w:rsid w:val="0026795D"/>
    <w:rsid w:val="00270654"/>
    <w:rsid w:val="002801D2"/>
    <w:rsid w:val="00307550"/>
    <w:rsid w:val="00314F13"/>
    <w:rsid w:val="0033066F"/>
    <w:rsid w:val="00331F18"/>
    <w:rsid w:val="00341DBB"/>
    <w:rsid w:val="003743C6"/>
    <w:rsid w:val="003B2F38"/>
    <w:rsid w:val="003E6A3F"/>
    <w:rsid w:val="00400FA9"/>
    <w:rsid w:val="0043161C"/>
    <w:rsid w:val="004466CD"/>
    <w:rsid w:val="00476C5C"/>
    <w:rsid w:val="004F0F82"/>
    <w:rsid w:val="004F3D58"/>
    <w:rsid w:val="00507029"/>
    <w:rsid w:val="00514E6B"/>
    <w:rsid w:val="0053085D"/>
    <w:rsid w:val="00530891"/>
    <w:rsid w:val="005A24FE"/>
    <w:rsid w:val="005A6518"/>
    <w:rsid w:val="00652394"/>
    <w:rsid w:val="00652CC3"/>
    <w:rsid w:val="0069114E"/>
    <w:rsid w:val="006C192B"/>
    <w:rsid w:val="00710B63"/>
    <w:rsid w:val="007143D5"/>
    <w:rsid w:val="00727A3B"/>
    <w:rsid w:val="007A15D2"/>
    <w:rsid w:val="007B0259"/>
    <w:rsid w:val="00800A34"/>
    <w:rsid w:val="00823286"/>
    <w:rsid w:val="00830376"/>
    <w:rsid w:val="00852364"/>
    <w:rsid w:val="008669ED"/>
    <w:rsid w:val="0089275D"/>
    <w:rsid w:val="008B4844"/>
    <w:rsid w:val="008C1622"/>
    <w:rsid w:val="008E17D2"/>
    <w:rsid w:val="008F22F2"/>
    <w:rsid w:val="008F44DB"/>
    <w:rsid w:val="00927E9A"/>
    <w:rsid w:val="009314EB"/>
    <w:rsid w:val="00995D9E"/>
    <w:rsid w:val="009B4550"/>
    <w:rsid w:val="009C3554"/>
    <w:rsid w:val="009E03FD"/>
    <w:rsid w:val="00A00EBD"/>
    <w:rsid w:val="00A1362F"/>
    <w:rsid w:val="00A16EFD"/>
    <w:rsid w:val="00A21676"/>
    <w:rsid w:val="00A61E85"/>
    <w:rsid w:val="00A925A2"/>
    <w:rsid w:val="00AA2AAF"/>
    <w:rsid w:val="00B1556A"/>
    <w:rsid w:val="00B26381"/>
    <w:rsid w:val="00B668A2"/>
    <w:rsid w:val="00B77F9D"/>
    <w:rsid w:val="00BB353A"/>
    <w:rsid w:val="00BF2C5D"/>
    <w:rsid w:val="00BF3B35"/>
    <w:rsid w:val="00BF63EF"/>
    <w:rsid w:val="00C06967"/>
    <w:rsid w:val="00C46C37"/>
    <w:rsid w:val="00C517B8"/>
    <w:rsid w:val="00C71F1D"/>
    <w:rsid w:val="00C9323B"/>
    <w:rsid w:val="00CA1827"/>
    <w:rsid w:val="00D05318"/>
    <w:rsid w:val="00D20790"/>
    <w:rsid w:val="00D70F1D"/>
    <w:rsid w:val="00D96824"/>
    <w:rsid w:val="00DA08AB"/>
    <w:rsid w:val="00DA4FFD"/>
    <w:rsid w:val="00DE4364"/>
    <w:rsid w:val="00DF21A9"/>
    <w:rsid w:val="00E5375E"/>
    <w:rsid w:val="00E53900"/>
    <w:rsid w:val="00EA2D4C"/>
    <w:rsid w:val="00EB3B49"/>
    <w:rsid w:val="00EE3C33"/>
    <w:rsid w:val="00F02423"/>
    <w:rsid w:val="00F0419D"/>
    <w:rsid w:val="00F87F20"/>
    <w:rsid w:val="00FE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2"/>
    <o:shapelayout v:ext="edit">
      <o:idmap v:ext="edit" data="1"/>
    </o:shapelayout>
  </w:shapeDefaults>
  <w:decimalSymbol w:val="."/>
  <w:listSeparator w:val=","/>
  <w14:docId w14:val="48D52FD2"/>
  <w15:chartTrackingRefBased/>
  <w15:docId w15:val="{F046F9B4-FBDA-449C-A7AF-54381AAD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  <w:rPr>
      <w:sz w:val="24"/>
      <w:szCs w:val="24"/>
    </w:rPr>
  </w:style>
  <w:style w:type="paragraph" w:styleId="1">
    <w:name w:val="heading 1"/>
    <w:basedOn w:val="a"/>
    <w:next w:val="a"/>
    <w:qFormat/>
    <w:rsid w:val="00C71F1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01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71F1D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EE3C33"/>
    <w:pPr>
      <w:tabs>
        <w:tab w:val="center" w:pos="4153"/>
        <w:tab w:val="right" w:pos="8306"/>
      </w:tabs>
    </w:pPr>
  </w:style>
  <w:style w:type="character" w:styleId="a5">
    <w:name w:val="page number"/>
    <w:basedOn w:val="a0"/>
    <w:rsid w:val="00EE3C33"/>
  </w:style>
  <w:style w:type="character" w:customStyle="1" w:styleId="20">
    <w:name w:val="כותרת 2 תו"/>
    <w:basedOn w:val="a0"/>
    <w:link w:val="2"/>
    <w:uiPriority w:val="9"/>
    <w:semiHidden/>
    <w:rsid w:val="002801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3E6A3F"/>
    <w:rPr>
      <w:rFonts w:ascii="Segoe UI" w:hAnsi="Segoe UI" w:cs="Segoe UI"/>
      <w:sz w:val="18"/>
      <w:szCs w:val="18"/>
    </w:rPr>
  </w:style>
  <w:style w:type="character" w:customStyle="1" w:styleId="a7">
    <w:name w:val="טקסט בלונים תו"/>
    <w:basedOn w:val="a0"/>
    <w:link w:val="a6"/>
    <w:uiPriority w:val="99"/>
    <w:semiHidden/>
    <w:rsid w:val="003E6A3F"/>
    <w:rPr>
      <w:rFonts w:ascii="Segoe UI" w:hAnsi="Segoe UI" w:cs="Segoe UI"/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3E6A3F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3E6A3F"/>
    <w:rPr>
      <w:sz w:val="20"/>
      <w:szCs w:val="20"/>
    </w:rPr>
  </w:style>
  <w:style w:type="character" w:customStyle="1" w:styleId="aa">
    <w:name w:val="טקסט הערה תו"/>
    <w:basedOn w:val="a0"/>
    <w:link w:val="a9"/>
    <w:uiPriority w:val="99"/>
    <w:rsid w:val="003E6A3F"/>
  </w:style>
  <w:style w:type="paragraph" w:styleId="ab">
    <w:name w:val="annotation subject"/>
    <w:basedOn w:val="a9"/>
    <w:next w:val="a9"/>
    <w:link w:val="ac"/>
    <w:uiPriority w:val="99"/>
    <w:semiHidden/>
    <w:unhideWhenUsed/>
    <w:rsid w:val="003E6A3F"/>
    <w:rPr>
      <w:b/>
      <w:bCs/>
    </w:rPr>
  </w:style>
  <w:style w:type="character" w:customStyle="1" w:styleId="ac">
    <w:name w:val="נושא הערה תו"/>
    <w:basedOn w:val="aa"/>
    <w:link w:val="ab"/>
    <w:uiPriority w:val="99"/>
    <w:semiHidden/>
    <w:rsid w:val="003E6A3F"/>
    <w:rPr>
      <w:b/>
      <w:bCs/>
    </w:rPr>
  </w:style>
  <w:style w:type="paragraph" w:styleId="ad">
    <w:name w:val="Revision"/>
    <w:hidden/>
    <w:uiPriority w:val="99"/>
    <w:semiHidden/>
    <w:rsid w:val="003743C6"/>
    <w:rPr>
      <w:sz w:val="24"/>
      <w:szCs w:val="24"/>
    </w:rPr>
  </w:style>
  <w:style w:type="paragraph" w:styleId="ae">
    <w:name w:val="Title"/>
    <w:basedOn w:val="a"/>
    <w:next w:val="a"/>
    <w:link w:val="af"/>
    <w:uiPriority w:val="10"/>
    <w:qFormat/>
    <w:rsid w:val="0026795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כותרת טקסט תו"/>
    <w:basedOn w:val="a0"/>
    <w:link w:val="ae"/>
    <w:uiPriority w:val="10"/>
    <w:rsid w:val="0026795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4.xml"/><Relationship Id="rId18" Type="http://schemas.openxmlformats.org/officeDocument/2006/relationships/image" Target="media/image7.png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10.wmf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control" Target="activeX/activeX3.xml"/><Relationship Id="rId17" Type="http://schemas.openxmlformats.org/officeDocument/2006/relationships/image" Target="media/image6.png"/><Relationship Id="rId25" Type="http://schemas.microsoft.com/office/2016/09/relationships/commentsIds" Target="commentsIds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control" Target="activeX/activeX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ntrol" Target="activeX/activeX2.xml"/><Relationship Id="rId24" Type="http://schemas.microsoft.com/office/2011/relationships/commentsExtended" Target="commentsExtended.xm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comments" Target="comments.xml"/><Relationship Id="rId28" Type="http://schemas.openxmlformats.org/officeDocument/2006/relationships/image" Target="media/image12.wmf"/><Relationship Id="rId10" Type="http://schemas.openxmlformats.org/officeDocument/2006/relationships/image" Target="media/image2.wmf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ontrol" Target="activeX/activeX1.xml"/><Relationship Id="rId14" Type="http://schemas.openxmlformats.org/officeDocument/2006/relationships/image" Target="media/image3.png"/><Relationship Id="rId22" Type="http://schemas.openxmlformats.org/officeDocument/2006/relationships/control" Target="activeX/activeX5.xm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image" Target="media/image1.w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activeX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E6E62-4922-4191-8D99-FFDDB3F0D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1323</TotalTime>
  <Pages>12</Pages>
  <Words>279</Words>
  <Characters>1397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הגשת תרגיל בית 1</vt:lpstr>
      <vt:lpstr>הגשת תרגיל בית 1</vt:lpstr>
    </vt:vector>
  </TitlesOfParts>
  <Company>Faculty of Social Science</Company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הגשת תרגיל בית 1</dc:title>
  <dc:subject/>
  <dc:creator>festman</dc:creator>
  <cp:keywords/>
  <cp:lastModifiedBy>hanna bawardi</cp:lastModifiedBy>
  <cp:revision>26</cp:revision>
  <cp:lastPrinted>2015-12-02T20:25:00Z</cp:lastPrinted>
  <dcterms:created xsi:type="dcterms:W3CDTF">2017-12-04T17:50:00Z</dcterms:created>
  <dcterms:modified xsi:type="dcterms:W3CDTF">2023-04-14T17:42:00Z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-377122718</vt:i4>
  </property>
  <property fmtid="{D5CDD505-2E9C-101B-9397-08002B2CF9AE}" pid="3" name="_EmailSubject">
    <vt:lpwstr>Design</vt:lpwstr>
  </property>
  <property fmtid="{D5CDD505-2E9C-101B-9397-08002B2CF9AE}" pid="4" name="_AuthorEmail">
    <vt:lpwstr>jsheidin@mis.hevra.haifa.ac.il</vt:lpwstr>
  </property>
  <property fmtid="{D5CDD505-2E9C-101B-9397-08002B2CF9AE}" pid="5" name="_AuthorEmailDisplayName">
    <vt:lpwstr>julia</vt:lpwstr>
  </property>
  <property fmtid="{D5CDD505-2E9C-101B-9397-08002B2CF9AE}" pid="6" name="_ReviewingToolsShownOnce">
    <vt:lpwstr/>
  </property>
</Properties>
</file>